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58A0D" w14:textId="12AF1538" w:rsidR="00430805" w:rsidRPr="007A157C" w:rsidRDefault="008F7A33">
      <w:pPr>
        <w:rPr>
          <w:rFonts w:eastAsiaTheme="minorEastAsia"/>
          <w:b/>
          <w:bCs/>
          <w:sz w:val="36"/>
          <w:szCs w:val="36"/>
          <w:lang w:val="en-GB"/>
        </w:rPr>
      </w:pPr>
      <w:r w:rsidRPr="007A157C">
        <w:rPr>
          <w:rFonts w:eastAsiaTheme="minorEastAsia"/>
          <w:b/>
          <w:bCs/>
          <w:sz w:val="36"/>
          <w:szCs w:val="36"/>
          <w:lang w:val="en-GB"/>
        </w:rPr>
        <w:t>OIMAS-N: a 1D two-pool model for soil organic carbon in tidal wetlands</w:t>
      </w:r>
    </w:p>
    <w:p w14:paraId="2DDEAEF4" w14:textId="2BBC7FC9" w:rsidR="008F7A33" w:rsidRPr="007A157C" w:rsidRDefault="008F7A33">
      <w:pPr>
        <w:rPr>
          <w:rFonts w:eastAsiaTheme="minorEastAsia"/>
          <w:i/>
          <w:iCs/>
          <w:lang w:val="en-GB"/>
        </w:rPr>
      </w:pPr>
      <w:r w:rsidRPr="007A157C">
        <w:rPr>
          <w:rFonts w:eastAsiaTheme="minorEastAsia"/>
          <w:i/>
          <w:iCs/>
          <w:lang w:val="en-GB"/>
        </w:rPr>
        <w:t xml:space="preserve">Based on </w:t>
      </w:r>
      <w:sdt>
        <w:sdtPr>
          <w:rPr>
            <w:rFonts w:eastAsiaTheme="minorEastAsia"/>
            <w:i/>
            <w:iCs/>
            <w:lang w:val="en-GB"/>
          </w:rPr>
          <w:alias w:val="SmartCite Citation"/>
          <w:tag w:val="4bce4e7b-1851-4a94-9ace-e2a76cf6ebd7:100c3603-3b84-42d1-9192-dbea5dfbe9aa,4bce4e7b-1851-4a94-9ace-e2a76cf6ebd7:098885ea-1d75-463e-8eda-05135215633c,4bce4e7b-1851-4a94-9ace-e2a76cf6ebd7:4d78efaf-a6dd-4158-a2de-731a56c6b37b+"/>
          <w:id w:val="1179003999"/>
          <w:placeholder>
            <w:docPart w:val="DefaultPlaceholder_-1854013440"/>
          </w:placeholder>
        </w:sdtPr>
        <w:sdtContent>
          <w:r w:rsidR="00884E5E" w:rsidRPr="00884E5E">
            <w:rPr>
              <w:rFonts w:ascii="Aptos" w:eastAsia="Times New Roman" w:hAnsi="Aptos"/>
            </w:rPr>
            <w:t>(Bruns et al., 2025; Kirwan and Mudd, 2012; Mudd et al., 2009)</w:t>
          </w:r>
        </w:sdtContent>
      </w:sdt>
      <w:r w:rsidRPr="007A157C">
        <w:rPr>
          <w:rFonts w:eastAsiaTheme="minorEastAsia"/>
          <w:i/>
          <w:iCs/>
          <w:lang w:val="en-GB"/>
        </w:rPr>
        <w:t> </w:t>
      </w:r>
    </w:p>
    <w:p w14:paraId="30DBF778" w14:textId="77777777" w:rsidR="008F7A33" w:rsidRPr="00342D67" w:rsidRDefault="008F7A33">
      <w:pPr>
        <w:rPr>
          <w:rFonts w:eastAsiaTheme="minorEastAsia"/>
          <w:lang w:val="en-GB"/>
        </w:rPr>
      </w:pPr>
    </w:p>
    <w:p w14:paraId="12C2923A" w14:textId="2091BA7A" w:rsidR="008F7A33" w:rsidRPr="007A157C" w:rsidRDefault="008F7A33" w:rsidP="007A157C">
      <w:pPr>
        <w:pStyle w:val="Heading1"/>
      </w:pPr>
      <w:r w:rsidRPr="007A157C">
        <w:t>Introduction</w:t>
      </w:r>
    </w:p>
    <w:p w14:paraId="6CD14264" w14:textId="3197C1F1" w:rsidR="008F7A33" w:rsidRDefault="008F7A33" w:rsidP="007A157C">
      <w:pPr>
        <w:pStyle w:val="Heading1"/>
      </w:pPr>
      <w:r w:rsidRPr="00342D67">
        <w:t>Biomass module</w:t>
      </w:r>
    </w:p>
    <w:p w14:paraId="196AFA23" w14:textId="52EF41BC" w:rsidR="0014184D" w:rsidRPr="0014184D" w:rsidRDefault="0014184D" w:rsidP="00B746D3">
      <w:pPr>
        <w:jc w:val="both"/>
        <w:rPr>
          <w:lang w:val="en-GB"/>
        </w:rPr>
      </w:pPr>
      <w:r>
        <w:rPr>
          <w:lang w:val="en-GB"/>
        </w:rPr>
        <w:t xml:space="preserve">In the biomass module, we distinguish between above-ground and below-ground dynamics. Above-ground biomass dynamics varies through the seasons, according to: </w:t>
      </w:r>
    </w:p>
    <w:p w14:paraId="5C68D47B" w14:textId="77777777" w:rsidR="008F7A33" w:rsidRPr="00342D67" w:rsidRDefault="00000000" w:rsidP="00B746D3">
      <w:pPr>
        <w:pStyle w:val="ListParagraph"/>
        <w:jc w:val="both"/>
        <w:rPr>
          <w:rFonts w:ascii="Cambria Math" w:hAnsi="Cambria Math"/>
          <w:lang w:val="en-GB"/>
          <w:oMath/>
        </w:rPr>
      </w:pPr>
      <m:oMathPara>
        <m:oMathParaPr>
          <m:jc m:val="left"/>
        </m:oMathParaPr>
        <m:oMath>
          <m:sSub>
            <m:sSubPr>
              <m:ctrlPr>
                <w:ins w:id="0" w:author="Ignace Pelckmans" w:date="2026-02-26T11:25:00Z" w16du:dateUtc="2026-02-26T10:25:00Z">
                  <w:rPr>
                    <w:rFonts w:ascii="Cambria Math" w:hAnsi="Cambria Math"/>
                    <w:i/>
                    <w:lang w:val="en-GB"/>
                  </w:rPr>
                </w:ins>
              </m:ctrlPr>
            </m:sSubPr>
            <m:e>
              <m:r>
                <w:rPr>
                  <w:rFonts w:ascii="Cambria Math" w:hAnsi="Cambria Math"/>
                  <w:lang w:val="en-GB"/>
                </w:rPr>
                <m:t>B</m:t>
              </m:r>
            </m:e>
            <m:sub>
              <m:r>
                <w:rPr>
                  <w:rFonts w:ascii="Cambria Math" w:hAnsi="Cambria Math"/>
                  <w:lang w:val="en-GB"/>
                </w:rPr>
                <m:t>ag</m:t>
              </m:r>
            </m:sub>
          </m:sSub>
          <m:d>
            <m:dPr>
              <m:ctrlPr>
                <w:ins w:id="1" w:author="Ignace Pelckmans" w:date="2026-02-26T11:25:00Z" w16du:dateUtc="2026-02-26T10:25:00Z">
                  <w:rPr>
                    <w:rFonts w:ascii="Cambria Math" w:hAnsi="Cambria Math"/>
                    <w:i/>
                    <w:lang w:val="en-GB"/>
                  </w:rPr>
                </w:ins>
              </m:ctrlPr>
            </m:dPr>
            <m:e>
              <m:sSub>
                <m:sSubPr>
                  <m:ctrlPr>
                    <w:ins w:id="2" w:author="Ignace Pelckmans" w:date="2026-02-26T11:25:00Z" w16du:dateUtc="2026-02-26T10:25:00Z">
                      <w:rPr>
                        <w:rFonts w:ascii="Cambria Math" w:hAnsi="Cambria Math"/>
                        <w:i/>
                        <w:lang w:val="en-GB"/>
                      </w:rPr>
                    </w:ins>
                  </m:ctrlPr>
                </m:sSubPr>
                <m:e>
                  <m:r>
                    <w:rPr>
                      <w:rFonts w:ascii="Cambria Math" w:hAnsi="Cambria Math"/>
                      <w:lang w:val="en-GB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val="en-GB"/>
                    </w:rPr>
                    <m:t>day</m:t>
                  </m:r>
                </m:sub>
              </m:sSub>
            </m:e>
          </m:d>
          <m:r>
            <w:rPr>
              <w:rFonts w:ascii="Cambria Math" w:hAnsi="Cambria Math"/>
              <w:lang w:val="en-GB"/>
            </w:rPr>
            <m:t xml:space="preserve">= </m:t>
          </m:r>
          <m:f>
            <m:fPr>
              <m:ctrlPr>
                <w:ins w:id="3" w:author="Ignace Pelckmans" w:date="2026-02-26T11:25:00Z" w16du:dateUtc="2026-02-26T10:25:00Z">
                  <w:rPr>
                    <w:rFonts w:ascii="Cambria Math" w:hAnsi="Cambria Math"/>
                    <w:i/>
                    <w:lang w:val="en-GB"/>
                  </w:rPr>
                </w:ins>
              </m:ctrlPr>
            </m:fPr>
            <m:num>
              <m:r>
                <w:rPr>
                  <w:rFonts w:ascii="Cambria Math" w:hAnsi="Cambria Math"/>
                  <w:lang w:val="en-GB"/>
                </w:rPr>
                <m:t>1</m:t>
              </m:r>
            </m:num>
            <m:den>
              <m:r>
                <w:rPr>
                  <w:rFonts w:ascii="Cambria Math" w:hAnsi="Cambria Math"/>
                  <w:lang w:val="en-GB"/>
                </w:rPr>
                <m:t>2</m:t>
              </m:r>
            </m:den>
          </m:f>
          <m:d>
            <m:dPr>
              <m:ctrlPr>
                <w:ins w:id="4" w:author="Ignace Pelckmans" w:date="2026-02-26T11:25:00Z" w16du:dateUtc="2026-02-26T10:25:00Z">
                  <w:rPr>
                    <w:rFonts w:ascii="Cambria Math" w:hAnsi="Cambria Math"/>
                    <w:i/>
                    <w:lang w:val="en-GB"/>
                  </w:rPr>
                </w:ins>
              </m:ctrlPr>
            </m:dPr>
            <m:e>
              <m:sSub>
                <m:sSubPr>
                  <m:ctrlPr>
                    <w:ins w:id="5" w:author="Ignace Pelckmans" w:date="2026-02-26T11:25:00Z" w16du:dateUtc="2026-02-26T10:25:00Z">
                      <w:rPr>
                        <w:rFonts w:ascii="Cambria Math" w:hAnsi="Cambria Math"/>
                        <w:i/>
                        <w:lang w:val="en-GB"/>
                      </w:rPr>
                    </w:ins>
                  </m:ctrlPr>
                </m:sSubPr>
                <m:e>
                  <m:r>
                    <w:rPr>
                      <w:rFonts w:ascii="Cambria Math" w:hAnsi="Cambria Math"/>
                      <w:lang w:val="en-GB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lang w:val="en-GB"/>
                    </w:rPr>
                    <m:t>min</m:t>
                  </m:r>
                </m:sub>
              </m:sSub>
              <m:r>
                <w:rPr>
                  <w:rFonts w:ascii="Cambria Math" w:hAnsi="Cambria Math"/>
                  <w:lang w:val="en-GB"/>
                </w:rPr>
                <m:t>+</m:t>
              </m:r>
              <m:sSub>
                <m:sSubPr>
                  <m:ctrlPr>
                    <w:ins w:id="6" w:author="Ignace Pelckmans" w:date="2026-02-26T11:25:00Z" w16du:dateUtc="2026-02-26T10:25:00Z">
                      <w:rPr>
                        <w:rFonts w:ascii="Cambria Math" w:hAnsi="Cambria Math"/>
                        <w:i/>
                        <w:lang w:val="en-GB"/>
                      </w:rPr>
                    </w:ins>
                  </m:ctrlPr>
                </m:sSubPr>
                <m:e>
                  <m:r>
                    <w:rPr>
                      <w:rFonts w:ascii="Cambria Math" w:hAnsi="Cambria Math"/>
                      <w:lang w:val="en-GB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lang w:val="en-GB"/>
                    </w:rPr>
                    <m:t>max</m:t>
                  </m:r>
                </m:sub>
              </m:sSub>
              <m:r>
                <w:rPr>
                  <w:rFonts w:ascii="Cambria Math" w:hAnsi="Cambria Math"/>
                  <w:lang w:val="en-GB"/>
                </w:rPr>
                <m:t>+</m:t>
              </m:r>
              <m:d>
                <m:dPr>
                  <m:ctrlPr>
                    <w:ins w:id="7" w:author="Ignace Pelckmans" w:date="2026-02-26T11:25:00Z" w16du:dateUtc="2026-02-26T10:25:00Z">
                      <w:rPr>
                        <w:rFonts w:ascii="Cambria Math" w:hAnsi="Cambria Math"/>
                        <w:i/>
                        <w:lang w:val="en-GB"/>
                      </w:rPr>
                    </w:ins>
                  </m:ctrlPr>
                </m:dPr>
                <m:e>
                  <m:sSub>
                    <m:sSubPr>
                      <m:ctrlPr>
                        <w:ins w:id="8" w:author="Ignace Pelckmans" w:date="2026-02-26T11:25:00Z" w16du:dateUtc="2026-02-26T10:25:00Z">
                          <w:rPr>
                            <w:rFonts w:ascii="Cambria Math" w:hAnsi="Cambria Math"/>
                            <w:i/>
                            <w:lang w:val="en-GB"/>
                          </w:rPr>
                        </w:ins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GB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lang w:val="en-GB"/>
                        </w:rPr>
                        <m:t>min</m:t>
                      </m:r>
                    </m:sub>
                  </m:sSub>
                  <m:r>
                    <w:rPr>
                      <w:rFonts w:ascii="Cambria Math" w:hAnsi="Cambria Math"/>
                      <w:lang w:val="en-GB"/>
                    </w:rPr>
                    <m:t>-</m:t>
                  </m:r>
                  <m:sSub>
                    <m:sSubPr>
                      <m:ctrlPr>
                        <w:ins w:id="9" w:author="Ignace Pelckmans" w:date="2026-02-26T11:25:00Z" w16du:dateUtc="2026-02-26T10:25:00Z">
                          <w:rPr>
                            <w:rFonts w:ascii="Cambria Math" w:hAnsi="Cambria Math"/>
                            <w:i/>
                            <w:lang w:val="en-GB"/>
                          </w:rPr>
                        </w:ins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GB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lang w:val="en-GB"/>
                        </w:rPr>
                        <m:t>max</m:t>
                      </m:r>
                    </m:sub>
                  </m:sSub>
                </m:e>
              </m:d>
              <m:func>
                <m:funcPr>
                  <m:ctrlPr>
                    <w:ins w:id="10" w:author="Ignace Pelckmans" w:date="2026-02-26T11:25:00Z" w16du:dateUtc="2026-02-26T10:25:00Z">
                      <w:rPr>
                        <w:rFonts w:ascii="Cambria Math" w:hAnsi="Cambria Math"/>
                        <w:i/>
                        <w:lang w:val="en-GB"/>
                      </w:rPr>
                    </w:ins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GB"/>
                    </w:rPr>
                    <m:t>cos</m:t>
                  </m:r>
                </m:fName>
                <m:e>
                  <m:d>
                    <m:dPr>
                      <m:ctrlPr>
                        <w:ins w:id="11" w:author="Ignace Pelckmans" w:date="2026-02-26T11:25:00Z" w16du:dateUtc="2026-02-26T10:25:00Z">
                          <w:rPr>
                            <w:rFonts w:ascii="Cambria Math" w:hAnsi="Cambria Math"/>
                            <w:i/>
                            <w:lang w:val="en-GB"/>
                          </w:rPr>
                        </w:ins>
                      </m:ctrlPr>
                    </m:dPr>
                    <m:e>
                      <m:f>
                        <m:fPr>
                          <m:ctrlPr>
                            <w:ins w:id="12" w:author="Ignace Pelckmans" w:date="2026-02-26T11:25:00Z" w16du:dateUtc="2026-02-26T10:25:00Z">
                              <w:rPr>
                                <w:rFonts w:ascii="Cambria Math" w:hAnsi="Cambria Math"/>
                                <w:i/>
                                <w:lang w:val="en-GB"/>
                              </w:rPr>
                            </w:ins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GB"/>
                            </w:rPr>
                            <m:t>2π</m:t>
                          </m:r>
                          <m:d>
                            <m:dPr>
                              <m:ctrlPr>
                                <w:ins w:id="13" w:author="Ignace Pelckmans" w:date="2026-02-26T11:25:00Z" w16du:dateUtc="2026-02-26T10:25:00Z">
                                  <w:rPr>
                                    <w:rFonts w:ascii="Cambria Math" w:hAnsi="Cambria Math"/>
                                    <w:i/>
                                    <w:lang w:val="en-GB"/>
                                  </w:rPr>
                                </w:ins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ins w:id="14" w:author="Ignace Pelckmans" w:date="2026-02-26T11:25:00Z" w16du:dateUtc="2026-02-26T10:25:00Z">
                                      <w:rPr>
                                        <w:rFonts w:ascii="Cambria Math" w:hAnsi="Cambria Math"/>
                                        <w:i/>
                                        <w:lang w:val="en-GB"/>
                                      </w:rPr>
                                    </w:ins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GB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GB"/>
                                    </w:rPr>
                                    <m:t>day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lang w:val="en-GB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ins w:id="15" w:author="Ignace Pelckmans" w:date="2026-02-26T11:25:00Z" w16du:dateUtc="2026-02-26T10:25:00Z">
                                      <w:rPr>
                                        <w:rFonts w:ascii="Cambria Math" w:hAnsi="Cambria Math"/>
                                        <w:i/>
                                        <w:lang w:val="en-GB"/>
                                      </w:rPr>
                                    </w:ins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GB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GB"/>
                                    </w:rPr>
                                    <m:t>peak</m:t>
                                  </m:r>
                                </m:sub>
                              </m:sSub>
                            </m:e>
                          </m:d>
                        </m:num>
                        <m:den>
                          <m:r>
                            <w:rPr>
                              <w:rFonts w:ascii="Cambria Math" w:hAnsi="Cambria Math"/>
                              <w:lang w:val="en-GB"/>
                            </w:rPr>
                            <m:t>365</m:t>
                          </m:r>
                        </m:den>
                      </m:f>
                    </m:e>
                  </m:d>
                </m:e>
              </m:func>
            </m:e>
          </m:d>
        </m:oMath>
      </m:oMathPara>
    </w:p>
    <w:p w14:paraId="7C6F7F05" w14:textId="6A2C9518" w:rsidR="008F7A33" w:rsidRDefault="0014184D" w:rsidP="00B746D3">
      <w:pPr>
        <w:jc w:val="both"/>
        <w:rPr>
          <w:rFonts w:eastAsiaTheme="minorEastAsia"/>
          <w:lang w:val="en-GB"/>
        </w:rPr>
      </w:pPr>
      <w:r w:rsidRPr="001D5978">
        <w:rPr>
          <w:rFonts w:eastAsiaTheme="minorEastAsia"/>
          <w:lang w:val="en-GB"/>
        </w:rPr>
        <w:t xml:space="preserve">Where </w:t>
      </w:r>
      <m:oMath>
        <m:sSub>
          <m:sSubPr>
            <m:ctrlPr>
              <w:ins w:id="16" w:author="Ignace Pelckmans" w:date="2026-02-26T11:25:00Z" w16du:dateUtc="2026-02-26T10:25:00Z">
                <w:rPr>
                  <w:rFonts w:ascii="Cambria Math" w:hAnsi="Cambria Math"/>
                  <w:i/>
                  <w:lang w:val="en-GB"/>
                </w:rPr>
              </w:ins>
            </m:ctrlPr>
          </m:sSubPr>
          <m:e>
            <m:r>
              <w:rPr>
                <w:rFonts w:ascii="Cambria Math" w:hAnsi="Cambria Math"/>
                <w:lang w:val="en-GB"/>
              </w:rPr>
              <m:t>B</m:t>
            </m:r>
          </m:e>
          <m:sub>
            <m:r>
              <w:rPr>
                <w:rFonts w:ascii="Cambria Math" w:hAnsi="Cambria Math"/>
                <w:lang w:val="en-GB"/>
              </w:rPr>
              <m:t>ag</m:t>
            </m:r>
          </m:sub>
        </m:sSub>
      </m:oMath>
      <w:r w:rsidRPr="001D5978">
        <w:rPr>
          <w:rFonts w:eastAsiaTheme="minorEastAsia"/>
          <w:lang w:val="en-GB"/>
        </w:rPr>
        <w:t>is the biomass over time</w:t>
      </w:r>
      <w:r w:rsidR="001D5978">
        <w:rPr>
          <w:rFonts w:eastAsiaTheme="minorEastAsia"/>
          <w:lang w:val="en-GB"/>
        </w:rPr>
        <w:t xml:space="preserve"> [kg </w:t>
      </w:r>
      <w:r w:rsidR="001D5978" w:rsidRPr="00342D67">
        <w:rPr>
          <w:rFonts w:eastAsiaTheme="minorEastAsia"/>
          <w:lang w:val="en-GB"/>
        </w:rPr>
        <w:t>m</w:t>
      </w:r>
      <w:r w:rsidR="001D5978" w:rsidRPr="00342D67">
        <w:rPr>
          <w:rFonts w:eastAsiaTheme="minorEastAsia"/>
          <w:vertAlign w:val="superscript"/>
          <w:lang w:val="en-GB"/>
        </w:rPr>
        <w:t>-</w:t>
      </w:r>
      <w:r w:rsidR="001D5978">
        <w:rPr>
          <w:rFonts w:eastAsiaTheme="minorEastAsia"/>
          <w:vertAlign w:val="superscript"/>
          <w:lang w:val="en-GB"/>
        </w:rPr>
        <w:t>2</w:t>
      </w:r>
      <w:r w:rsidR="001D5978">
        <w:rPr>
          <w:rFonts w:eastAsiaTheme="minorEastAsia"/>
          <w:lang w:val="en-GB"/>
        </w:rPr>
        <w:t>]</w:t>
      </w:r>
      <w:r w:rsidRPr="001D5978">
        <w:rPr>
          <w:rFonts w:eastAsiaTheme="minorEastAsia"/>
          <w:lang w:val="en-GB"/>
        </w:rPr>
        <w:t xml:space="preserve">, </w:t>
      </w:r>
      <m:oMath>
        <m:sSub>
          <m:sSubPr>
            <m:ctrlPr>
              <w:ins w:id="17" w:author="Ignace Pelckmans" w:date="2026-02-26T11:25:00Z" w16du:dateUtc="2026-02-26T10:25:00Z">
                <w:rPr>
                  <w:rFonts w:ascii="Cambria Math" w:hAnsi="Cambria Math"/>
                  <w:i/>
                  <w:lang w:val="en-GB"/>
                </w:rPr>
              </w:ins>
            </m:ctrlPr>
          </m:sSubPr>
          <m:e>
            <m:r>
              <w:rPr>
                <w:rFonts w:ascii="Cambria Math" w:hAnsi="Cambria Math"/>
                <w:lang w:val="en-GB"/>
              </w:rPr>
              <m:t>B</m:t>
            </m:r>
          </m:e>
          <m:sub>
            <m:r>
              <w:rPr>
                <w:rFonts w:ascii="Cambria Math" w:hAnsi="Cambria Math"/>
                <w:lang w:val="en-GB"/>
              </w:rPr>
              <m:t>min</m:t>
            </m:r>
          </m:sub>
        </m:sSub>
      </m:oMath>
      <w:r w:rsidRPr="001D5978">
        <w:rPr>
          <w:rFonts w:eastAsiaTheme="minorEastAsia"/>
          <w:lang w:val="en-GB"/>
        </w:rPr>
        <w:t>is the minimum above-ground biomass</w:t>
      </w:r>
      <w:r w:rsidR="001D5978">
        <w:rPr>
          <w:rFonts w:eastAsiaTheme="minorEastAsia"/>
          <w:lang w:val="en-GB"/>
        </w:rPr>
        <w:t xml:space="preserve"> [kg]</w:t>
      </w:r>
      <w:r w:rsidRPr="001D5978">
        <w:rPr>
          <w:rFonts w:eastAsiaTheme="minorEastAsia"/>
          <w:lang w:val="en-GB"/>
        </w:rPr>
        <w:t>,</w:t>
      </w:r>
      <w:r w:rsidRPr="001D5978">
        <w:rPr>
          <w:rFonts w:ascii="Cambria Math" w:hAnsi="Cambria Math"/>
          <w:i/>
          <w:lang w:val="en-GB"/>
        </w:rPr>
        <w:t xml:space="preserve"> </w:t>
      </w:r>
      <m:oMath>
        <m:sSub>
          <m:sSubPr>
            <m:ctrlPr>
              <w:ins w:id="18" w:author="Ignace Pelckmans" w:date="2026-02-26T11:25:00Z" w16du:dateUtc="2026-02-26T10:25:00Z">
                <w:rPr>
                  <w:rFonts w:ascii="Cambria Math" w:hAnsi="Cambria Math"/>
                  <w:i/>
                  <w:lang w:val="en-GB"/>
                </w:rPr>
              </w:ins>
            </m:ctrlPr>
          </m:sSubPr>
          <m:e>
            <m:r>
              <w:rPr>
                <w:rFonts w:ascii="Cambria Math" w:hAnsi="Cambria Math"/>
                <w:lang w:val="en-GB"/>
              </w:rPr>
              <m:t>B</m:t>
            </m:r>
          </m:e>
          <m:sub>
            <m:r>
              <w:rPr>
                <w:rFonts w:ascii="Cambria Math" w:hAnsi="Cambria Math"/>
                <w:lang w:val="en-GB"/>
              </w:rPr>
              <m:t>max</m:t>
            </m:r>
          </m:sub>
        </m:sSub>
      </m:oMath>
      <w:r w:rsidR="00915612" w:rsidRPr="001D5978">
        <w:rPr>
          <w:rFonts w:eastAsiaTheme="minorEastAsia"/>
          <w:lang w:val="en-GB"/>
        </w:rPr>
        <w:t xml:space="preserve"> is the maximum biomass</w:t>
      </w:r>
      <w:r w:rsidR="001D5978">
        <w:rPr>
          <w:rFonts w:eastAsiaTheme="minorEastAsia"/>
          <w:lang w:val="en-GB"/>
        </w:rPr>
        <w:t xml:space="preserve"> [kg </w:t>
      </w:r>
      <w:r w:rsidR="001D5978" w:rsidRPr="00342D67">
        <w:rPr>
          <w:rFonts w:eastAsiaTheme="minorEastAsia"/>
          <w:lang w:val="en-GB"/>
        </w:rPr>
        <w:t>m</w:t>
      </w:r>
      <w:r w:rsidR="001D5978" w:rsidRPr="00342D67">
        <w:rPr>
          <w:rFonts w:eastAsiaTheme="minorEastAsia"/>
          <w:vertAlign w:val="superscript"/>
          <w:lang w:val="en-GB"/>
        </w:rPr>
        <w:t>-</w:t>
      </w:r>
      <w:r w:rsidR="001D5978">
        <w:rPr>
          <w:rFonts w:eastAsiaTheme="minorEastAsia"/>
          <w:vertAlign w:val="superscript"/>
          <w:lang w:val="en-GB"/>
        </w:rPr>
        <w:t>2</w:t>
      </w:r>
      <w:r w:rsidR="001D5978">
        <w:rPr>
          <w:rFonts w:eastAsiaTheme="minorEastAsia"/>
          <w:lang w:val="en-GB"/>
        </w:rPr>
        <w:t>]</w:t>
      </w:r>
      <w:r w:rsidR="00915612" w:rsidRPr="001D5978">
        <w:rPr>
          <w:rFonts w:eastAsiaTheme="minorEastAsia"/>
          <w:lang w:val="en-GB"/>
        </w:rPr>
        <w:t xml:space="preserve">, </w:t>
      </w:r>
      <m:oMath>
        <m:sSub>
          <m:sSubPr>
            <m:ctrlPr>
              <w:ins w:id="19" w:author="Ignace Pelckmans" w:date="2026-02-26T11:25:00Z" w16du:dateUtc="2026-02-26T10:25:00Z">
                <w:rPr>
                  <w:rFonts w:ascii="Cambria Math" w:hAnsi="Cambria Math"/>
                  <w:i/>
                  <w:lang w:val="en-GB"/>
                </w:rPr>
              </w:ins>
            </m:ctrlPr>
          </m:sSubPr>
          <m:e>
            <m:r>
              <w:rPr>
                <w:rFonts w:ascii="Cambria Math" w:hAnsi="Cambria Math"/>
                <w:lang w:val="en-GB"/>
              </w:rPr>
              <m:t>t</m:t>
            </m:r>
          </m:e>
          <m:sub>
            <m:r>
              <w:rPr>
                <w:rFonts w:ascii="Cambria Math" w:hAnsi="Cambria Math"/>
                <w:lang w:val="en-GB"/>
              </w:rPr>
              <m:t>day</m:t>
            </m:r>
          </m:sub>
        </m:sSub>
      </m:oMath>
      <w:r w:rsidRPr="001D5978">
        <w:rPr>
          <w:rFonts w:eastAsiaTheme="minorEastAsia"/>
          <w:lang w:val="en-GB"/>
        </w:rPr>
        <w:t xml:space="preserve"> is the day of the year</w:t>
      </w:r>
      <w:r w:rsidR="00915612" w:rsidRPr="001D5978">
        <w:rPr>
          <w:rFonts w:eastAsiaTheme="minorEastAsia"/>
          <w:lang w:val="en-GB"/>
        </w:rPr>
        <w:t xml:space="preserve"> and</w:t>
      </w:r>
      <w:r w:rsidRPr="001D5978">
        <w:rPr>
          <w:rFonts w:eastAsiaTheme="minorEastAsia"/>
          <w:lang w:val="en-GB"/>
        </w:rPr>
        <w:t xml:space="preserve"> </w:t>
      </w:r>
      <m:oMath>
        <m:sSub>
          <m:sSubPr>
            <m:ctrlPr>
              <w:ins w:id="20" w:author="Ignace Pelckmans" w:date="2026-02-26T11:25:00Z" w16du:dateUtc="2026-02-26T10:25:00Z">
                <w:rPr>
                  <w:rFonts w:ascii="Cambria Math" w:hAnsi="Cambria Math"/>
                  <w:i/>
                  <w:lang w:val="en-GB"/>
                </w:rPr>
              </w:ins>
            </m:ctrlPr>
          </m:sSubPr>
          <m:e>
            <m:r>
              <w:rPr>
                <w:rFonts w:ascii="Cambria Math" w:hAnsi="Cambria Math"/>
                <w:lang w:val="en-GB"/>
              </w:rPr>
              <m:t>t</m:t>
            </m:r>
          </m:e>
          <m:sub>
            <m:r>
              <w:rPr>
                <w:rFonts w:ascii="Cambria Math" w:hAnsi="Cambria Math"/>
                <w:lang w:val="en-GB"/>
              </w:rPr>
              <m:t>peak</m:t>
            </m:r>
          </m:sub>
        </m:sSub>
      </m:oMath>
      <w:r w:rsidRPr="001D5978">
        <w:rPr>
          <w:rFonts w:eastAsiaTheme="minorEastAsia"/>
          <w:lang w:val="en-GB"/>
        </w:rPr>
        <w:t xml:space="preserve">is the day of peak biomass </w:t>
      </w:r>
      <w:r w:rsidR="00915612" w:rsidRPr="001D5978">
        <w:rPr>
          <w:rFonts w:eastAsiaTheme="minorEastAsia"/>
          <w:lang w:val="en-GB"/>
        </w:rPr>
        <w:t>and set at 244 (1 September).</w:t>
      </w:r>
      <w:r w:rsidR="001D5978">
        <w:rPr>
          <w:rFonts w:eastAsiaTheme="minorEastAsia"/>
          <w:lang w:val="en-GB"/>
        </w:rPr>
        <w:t xml:space="preserve"> </w:t>
      </w:r>
      <w:r w:rsidR="00B746D3">
        <w:rPr>
          <w:rFonts w:eastAsiaTheme="minorEastAsia"/>
          <w:lang w:val="en-GB"/>
        </w:rPr>
        <w:t xml:space="preserve">The maximum above-ground biomass is, according to Mudd et al. (2009), dependent on the relative elevation in the tidal frame. I am currently, waiting for </w:t>
      </w:r>
      <w:proofErr w:type="gramStart"/>
      <w:r w:rsidR="00B746D3">
        <w:rPr>
          <w:rFonts w:eastAsiaTheme="minorEastAsia"/>
          <w:lang w:val="en-GB"/>
        </w:rPr>
        <w:t>James</w:t>
      </w:r>
      <w:proofErr w:type="gramEnd"/>
      <w:r w:rsidR="00B746D3">
        <w:rPr>
          <w:rFonts w:eastAsiaTheme="minorEastAsia"/>
          <w:lang w:val="en-GB"/>
        </w:rPr>
        <w:t xml:space="preserve"> biomass maps, to verify this and establish relations between depth below MHHW and biomass. </w:t>
      </w:r>
      <w:r w:rsidR="001D5978">
        <w:rPr>
          <w:rFonts w:eastAsiaTheme="minorEastAsia"/>
          <w:lang w:val="en-GB"/>
        </w:rPr>
        <w:t>Belowground biomass (</w:t>
      </w:r>
      <m:oMath>
        <m:sSub>
          <m:sSubPr>
            <m:ctrlPr>
              <w:ins w:id="21" w:author="Ignace Pelckmans" w:date="2026-02-26T11:25:00Z" w16du:dateUtc="2026-02-26T10:25:00Z">
                <w:rPr>
                  <w:rFonts w:ascii="Cambria Math" w:hAnsi="Cambria Math"/>
                  <w:i/>
                  <w:lang w:val="en-GB"/>
                </w:rPr>
              </w:ins>
            </m:ctrlPr>
          </m:sSubPr>
          <m:e>
            <m:r>
              <w:rPr>
                <w:rFonts w:ascii="Cambria Math" w:hAnsi="Cambria Math"/>
                <w:lang w:val="en-GB"/>
              </w:rPr>
              <m:t>B</m:t>
            </m:r>
          </m:e>
          <m:sub>
            <m:r>
              <w:rPr>
                <w:rFonts w:ascii="Cambria Math" w:hAnsi="Cambria Math"/>
                <w:lang w:val="en-GB"/>
              </w:rPr>
              <m:t>bg</m:t>
            </m:r>
          </m:sub>
        </m:sSub>
      </m:oMath>
      <w:r w:rsidR="001D5978">
        <w:rPr>
          <w:rFonts w:eastAsiaTheme="minorEastAsia"/>
          <w:lang w:val="en-GB"/>
        </w:rPr>
        <w:t>) is then calculated by a simple shoot-root ratio:</w:t>
      </w:r>
    </w:p>
    <w:p w14:paraId="1CEFFADC" w14:textId="77777777" w:rsidR="001D5978" w:rsidRDefault="001D5978" w:rsidP="00B746D3">
      <w:pPr>
        <w:jc w:val="both"/>
        <w:rPr>
          <w:rFonts w:eastAsiaTheme="minorEastAsia"/>
          <w:lang w:val="en-GB"/>
        </w:rPr>
      </w:pPr>
    </w:p>
    <w:p w14:paraId="2F15837F" w14:textId="1F97A351" w:rsidR="001D5978" w:rsidRPr="001D5978" w:rsidRDefault="00000000" w:rsidP="00B746D3">
      <w:pPr>
        <w:jc w:val="both"/>
        <w:rPr>
          <w:rFonts w:eastAsiaTheme="minorEastAsia"/>
          <w:lang w:val="en-GB"/>
        </w:rPr>
      </w:pPr>
      <m:oMathPara>
        <m:oMath>
          <m:sSub>
            <m:sSubPr>
              <m:ctrlPr>
                <w:ins w:id="22" w:author="Ignace Pelckmans" w:date="2026-02-26T11:25:00Z" w16du:dateUtc="2026-02-26T10:25:00Z">
                  <w:rPr>
                    <w:rFonts w:ascii="Cambria Math" w:hAnsi="Cambria Math"/>
                    <w:i/>
                    <w:lang w:val="en-GB"/>
                  </w:rPr>
                </w:ins>
              </m:ctrlPr>
            </m:sSubPr>
            <m:e>
              <m:r>
                <w:rPr>
                  <w:rFonts w:ascii="Cambria Math" w:hAnsi="Cambria Math"/>
                  <w:lang w:val="en-GB"/>
                </w:rPr>
                <m:t>B</m:t>
              </m:r>
            </m:e>
            <m:sub>
              <m:r>
                <w:rPr>
                  <w:rFonts w:ascii="Cambria Math" w:hAnsi="Cambria Math"/>
                  <w:lang w:val="en-GB"/>
                </w:rPr>
                <m:t>bg</m:t>
              </m:r>
            </m:sub>
          </m:sSub>
          <m:d>
            <m:dPr>
              <m:ctrlPr>
                <w:ins w:id="23" w:author="Ignace Pelckmans" w:date="2026-02-26T11:25:00Z" w16du:dateUtc="2026-02-26T10:25:00Z">
                  <w:rPr>
                    <w:rFonts w:ascii="Cambria Math" w:hAnsi="Cambria Math"/>
                    <w:i/>
                    <w:lang w:val="en-GB"/>
                  </w:rPr>
                </w:ins>
              </m:ctrlPr>
            </m:dPr>
            <m:e>
              <m:sSub>
                <m:sSubPr>
                  <m:ctrlPr>
                    <w:ins w:id="24" w:author="Ignace Pelckmans" w:date="2026-02-26T11:25:00Z" w16du:dateUtc="2026-02-26T10:25:00Z">
                      <w:rPr>
                        <w:rFonts w:ascii="Cambria Math" w:hAnsi="Cambria Math"/>
                        <w:i/>
                        <w:lang w:val="en-GB"/>
                      </w:rPr>
                    </w:ins>
                  </m:ctrlPr>
                </m:sSubPr>
                <m:e>
                  <m:r>
                    <w:rPr>
                      <w:rFonts w:ascii="Cambria Math" w:hAnsi="Cambria Math"/>
                      <w:lang w:val="en-GB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val="en-GB"/>
                    </w:rPr>
                    <m:t>day</m:t>
                  </m:r>
                </m:sub>
              </m:sSub>
            </m:e>
          </m:d>
          <m:r>
            <w:rPr>
              <w:rFonts w:ascii="Cambria Math" w:hAnsi="Cambria Math"/>
              <w:lang w:val="en-GB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n-GB"/>
                </w:rPr>
                <m:t>θ</m:t>
              </m:r>
            </m:e>
            <m:sub>
              <m:r>
                <w:rPr>
                  <w:rFonts w:ascii="Cambria Math" w:hAnsi="Cambria Math"/>
                  <w:lang w:val="en-GB"/>
                </w:rPr>
                <m:t>root:shoot</m:t>
              </m:r>
            </m:sub>
          </m:sSub>
          <m:r>
            <w:rPr>
              <w:rFonts w:ascii="Cambria Math" w:hAnsi="Cambria Math"/>
              <w:lang w:val="en-GB"/>
            </w:rPr>
            <m:t>*</m:t>
          </m:r>
          <m:sSub>
            <m:sSubPr>
              <m:ctrlPr>
                <w:ins w:id="25" w:author="Ignace Pelckmans" w:date="2026-02-26T11:25:00Z" w16du:dateUtc="2026-02-26T10:25:00Z">
                  <w:rPr>
                    <w:rFonts w:ascii="Cambria Math" w:hAnsi="Cambria Math"/>
                    <w:i/>
                    <w:lang w:val="en-GB"/>
                  </w:rPr>
                </w:ins>
              </m:ctrlPr>
            </m:sSubPr>
            <m:e>
              <m:r>
                <w:rPr>
                  <w:rFonts w:ascii="Cambria Math" w:hAnsi="Cambria Math"/>
                  <w:lang w:val="en-GB"/>
                </w:rPr>
                <m:t>B</m:t>
              </m:r>
            </m:e>
            <m:sub>
              <m:r>
                <w:rPr>
                  <w:rFonts w:ascii="Cambria Math" w:hAnsi="Cambria Math"/>
                  <w:lang w:val="en-GB"/>
                </w:rPr>
                <m:t>ag</m:t>
              </m:r>
            </m:sub>
          </m:sSub>
        </m:oMath>
      </m:oMathPara>
    </w:p>
    <w:p w14:paraId="2B2D21FE" w14:textId="77777777" w:rsidR="001D5978" w:rsidRPr="001D5978" w:rsidRDefault="001D5978" w:rsidP="00B746D3">
      <w:pPr>
        <w:jc w:val="both"/>
        <w:rPr>
          <w:rFonts w:eastAsiaTheme="minorEastAsia"/>
          <w:lang w:val="en-GB"/>
        </w:rPr>
      </w:pPr>
    </w:p>
    <w:p w14:paraId="3F83810C" w14:textId="0EF93B54" w:rsidR="00680633" w:rsidRDefault="00680633" w:rsidP="00B746D3">
      <w:pPr>
        <w:jc w:val="both"/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 xml:space="preserve">Previously, this root-shoot ratio has been considered to be constant over time (Mudd et al., 2009; Bruns et al., 2025). However, this is not necessarily the case for the species considered here. In figure 2.1, we illustrate estimated above-ground vs. below-ground biomass dynamics over the seasons, implying that root-shoot </w:t>
      </w:r>
      <w:proofErr w:type="gramStart"/>
      <w:r>
        <w:rPr>
          <w:rFonts w:eastAsiaTheme="minorEastAsia"/>
          <w:lang w:val="en-GB"/>
        </w:rPr>
        <w:t>ratio’s</w:t>
      </w:r>
      <w:proofErr w:type="gramEnd"/>
      <w:r>
        <w:rPr>
          <w:rFonts w:eastAsiaTheme="minorEastAsia"/>
          <w:lang w:val="en-GB"/>
        </w:rPr>
        <w:t xml:space="preserve"> vary over time.</w:t>
      </w:r>
    </w:p>
    <w:p w14:paraId="4D886438" w14:textId="77777777" w:rsidR="00680633" w:rsidRDefault="00680633" w:rsidP="00B746D3">
      <w:pPr>
        <w:jc w:val="both"/>
        <w:rPr>
          <w:rFonts w:eastAsiaTheme="minorEastAsia"/>
          <w:lang w:val="en-GB"/>
        </w:rPr>
      </w:pPr>
    </w:p>
    <w:p w14:paraId="05643A4C" w14:textId="2D324394" w:rsidR="001D5978" w:rsidRDefault="001D5978" w:rsidP="00B746D3">
      <w:pPr>
        <w:jc w:val="both"/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>Vertical variation of below-ground biomass is assumed to decrease exponentially:</w:t>
      </w:r>
    </w:p>
    <w:p w14:paraId="16C901CB" w14:textId="77777777" w:rsidR="001D5978" w:rsidRDefault="001D5978" w:rsidP="00B746D3">
      <w:pPr>
        <w:jc w:val="both"/>
        <w:rPr>
          <w:rFonts w:eastAsiaTheme="minorEastAsia"/>
          <w:lang w:val="en-GB"/>
        </w:rPr>
      </w:pPr>
    </w:p>
    <w:p w14:paraId="64ACE389" w14:textId="28D074C8" w:rsidR="001D5978" w:rsidRPr="001D5978" w:rsidRDefault="00000000" w:rsidP="00B746D3">
      <w:pPr>
        <w:jc w:val="both"/>
        <w:rPr>
          <w:rFonts w:eastAsiaTheme="minorEastAsia"/>
          <w:lang w:val="en-GB"/>
        </w:rPr>
      </w:pPr>
      <m:oMathPara>
        <m:oMath>
          <m:sSub>
            <m:sSubPr>
              <m:ctrlPr>
                <w:ins w:id="26" w:author="Ignace Pelckmans" w:date="2026-02-26T11:25:00Z" w16du:dateUtc="2026-02-26T10:25:00Z">
                  <w:rPr>
                    <w:rFonts w:ascii="Cambria Math" w:hAnsi="Cambria Math"/>
                    <w:i/>
                    <w:lang w:val="en-GB"/>
                  </w:rPr>
                </w:ins>
              </m:ctrlPr>
            </m:sSubPr>
            <m:e>
              <m:r>
                <w:rPr>
                  <w:rFonts w:ascii="Cambria Math" w:hAnsi="Cambria Math"/>
                  <w:lang w:val="en-GB"/>
                </w:rPr>
                <m:t>b</m:t>
              </m:r>
            </m:e>
            <m:sub>
              <m:r>
                <w:rPr>
                  <w:rFonts w:ascii="Cambria Math" w:hAnsi="Cambria Math"/>
                  <w:lang w:val="en-GB"/>
                </w:rPr>
                <m:t>bg</m:t>
              </m:r>
            </m:sub>
          </m:sSub>
          <m:r>
            <w:rPr>
              <w:rFonts w:ascii="Cambria Math" w:hAnsi="Cambria Math"/>
              <w:lang w:val="en-GB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n-GB"/>
                </w:rPr>
                <m:t>b</m:t>
              </m:r>
            </m:e>
            <m:sub>
              <m:r>
                <w:rPr>
                  <w:rFonts w:ascii="Cambria Math" w:hAnsi="Cambria Math"/>
                  <w:lang w:val="en-GB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lang w:val="en-GB"/>
                </w:rPr>
              </m:ctrlPr>
            </m:sSupPr>
            <m:e>
              <m:r>
                <w:rPr>
                  <w:rFonts w:ascii="Cambria Math" w:hAnsi="Cambria Math"/>
                  <w:lang w:val="en-GB"/>
                </w:rPr>
                <m:t>e</m:t>
              </m:r>
            </m:e>
            <m:sup>
              <m:r>
                <w:rPr>
                  <w:rFonts w:ascii="Cambria Math" w:hAnsi="Cambria Math"/>
                  <w:lang w:val="en-GB"/>
                </w:rPr>
                <m:t>-d/γ</m:t>
              </m:r>
            </m:sup>
          </m:sSup>
        </m:oMath>
      </m:oMathPara>
    </w:p>
    <w:p w14:paraId="68E2A8A3" w14:textId="7EA5108F" w:rsidR="001D5978" w:rsidRDefault="001D5978" w:rsidP="00B746D3">
      <w:pPr>
        <w:jc w:val="both"/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 xml:space="preserve">Where </w:t>
      </w:r>
      <m:oMath>
        <m:sSub>
          <m:sSubPr>
            <m:ctrlPr>
              <w:ins w:id="27" w:author="Ignace Pelckmans" w:date="2026-02-26T11:25:00Z" w16du:dateUtc="2026-02-26T10:25:00Z">
                <w:rPr>
                  <w:rFonts w:ascii="Cambria Math" w:hAnsi="Cambria Math"/>
                  <w:i/>
                  <w:lang w:val="en-GB"/>
                </w:rPr>
              </w:ins>
            </m:ctrlPr>
          </m:sSubPr>
          <m:e>
            <m:r>
              <w:rPr>
                <w:rFonts w:ascii="Cambria Math" w:hAnsi="Cambria Math"/>
                <w:lang w:val="en-GB"/>
              </w:rPr>
              <m:t>b</m:t>
            </m:r>
          </m:e>
          <m:sub>
            <m:r>
              <w:rPr>
                <w:rFonts w:ascii="Cambria Math" w:hAnsi="Cambria Math"/>
                <w:lang w:val="en-GB"/>
              </w:rPr>
              <m:t>bg</m:t>
            </m:r>
          </m:sub>
        </m:sSub>
      </m:oMath>
      <w:r>
        <w:rPr>
          <w:rFonts w:eastAsiaTheme="minorEastAsia"/>
          <w:lang w:val="en-GB"/>
        </w:rPr>
        <w:t xml:space="preserve">is below-ground biomass per unit volume [kg </w:t>
      </w:r>
      <w:r w:rsidRPr="00342D67">
        <w:rPr>
          <w:rFonts w:eastAsiaTheme="minorEastAsia"/>
          <w:lang w:val="en-GB"/>
        </w:rPr>
        <w:t>m</w:t>
      </w:r>
      <w:r w:rsidRPr="00342D67">
        <w:rPr>
          <w:rFonts w:eastAsiaTheme="minorEastAsia"/>
          <w:vertAlign w:val="superscript"/>
          <w:lang w:val="en-GB"/>
        </w:rPr>
        <w:t>-</w:t>
      </w:r>
      <w:r>
        <w:rPr>
          <w:rFonts w:eastAsiaTheme="minorEastAsia"/>
          <w:vertAlign w:val="superscript"/>
          <w:lang w:val="en-GB"/>
        </w:rPr>
        <w:t>3</w:t>
      </w:r>
      <w:r>
        <w:rPr>
          <w:rFonts w:eastAsiaTheme="minorEastAsia"/>
          <w:lang w:val="en-GB"/>
        </w:rPr>
        <w:t>],</w:t>
      </w:r>
      <w:r w:rsidR="00E77B87">
        <w:rPr>
          <w:rFonts w:eastAsiaTheme="minorEastAsia"/>
          <w:lang w:val="en-GB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b</m:t>
            </m:r>
          </m:e>
          <m:sub>
            <m:r>
              <w:rPr>
                <w:rFonts w:ascii="Cambria Math" w:hAnsi="Cambria Math"/>
                <w:lang w:val="en-GB"/>
              </w:rPr>
              <m:t>0</m:t>
            </m:r>
          </m:sub>
        </m:sSub>
      </m:oMath>
      <w:r w:rsidR="00E77B87">
        <w:rPr>
          <w:rFonts w:eastAsiaTheme="minorEastAsia"/>
          <w:lang w:val="en-GB"/>
        </w:rPr>
        <w:t>is the below-ground biomass at the surface,</w:t>
      </w:r>
      <w:r>
        <w:rPr>
          <w:rFonts w:eastAsiaTheme="minorEastAsia"/>
          <w:lang w:val="en-GB"/>
        </w:rPr>
        <w:t xml:space="preserve"> </w:t>
      </w:r>
      <m:oMath>
        <m:r>
          <w:rPr>
            <w:rFonts w:ascii="Cambria Math" w:hAnsi="Cambria Math"/>
            <w:lang w:val="en-GB"/>
          </w:rPr>
          <m:t>d</m:t>
        </m:r>
      </m:oMath>
      <w:r>
        <w:rPr>
          <w:rFonts w:eastAsiaTheme="minorEastAsia"/>
          <w:lang w:val="en-GB"/>
        </w:rPr>
        <w:t xml:space="preserve"> is depth [m] and </w:t>
      </w:r>
      <m:oMath>
        <m:r>
          <w:rPr>
            <w:rFonts w:ascii="Cambria Math" w:hAnsi="Cambria Math"/>
            <w:lang w:val="en-GB"/>
          </w:rPr>
          <m:t>γ</m:t>
        </m:r>
      </m:oMath>
      <w:r>
        <w:rPr>
          <w:rFonts w:eastAsiaTheme="minorEastAsia"/>
          <w:lang w:val="en-GB"/>
        </w:rPr>
        <w:t xml:space="preserve"> is the depth </w:t>
      </w:r>
      <w:r w:rsidR="00B746D3">
        <w:rPr>
          <w:rFonts w:eastAsiaTheme="minorEastAsia"/>
          <w:lang w:val="en-GB"/>
        </w:rPr>
        <w:t>[m</w:t>
      </w:r>
      <w:proofErr w:type="gramStart"/>
      <w:r w:rsidR="00B746D3">
        <w:rPr>
          <w:rFonts w:eastAsiaTheme="minorEastAsia"/>
          <w:lang w:val="en-GB"/>
        </w:rPr>
        <w:t xml:space="preserve">]  </w:t>
      </w:r>
      <w:r>
        <w:rPr>
          <w:rFonts w:eastAsiaTheme="minorEastAsia"/>
          <w:lang w:val="en-GB"/>
        </w:rPr>
        <w:t>at</w:t>
      </w:r>
      <w:proofErr w:type="gramEnd"/>
      <w:r>
        <w:rPr>
          <w:rFonts w:eastAsiaTheme="minorEastAsia"/>
          <w:lang w:val="en-GB"/>
        </w:rPr>
        <w:t xml:space="preserve"> which root biomass is reduced by a factor </w:t>
      </w:r>
      <m:oMath>
        <m:sSup>
          <m:sSupPr>
            <m:ctrlPr>
              <w:rPr>
                <w:rFonts w:ascii="Cambria Math" w:hAnsi="Cambria Math"/>
                <w:i/>
                <w:lang w:val="en-GB"/>
              </w:rPr>
            </m:ctrlPr>
          </m:sSupPr>
          <m:e>
            <m:r>
              <w:rPr>
                <w:rFonts w:ascii="Cambria Math" w:hAnsi="Cambria Math"/>
                <w:lang w:val="en-GB"/>
              </w:rPr>
              <m:t>e</m:t>
            </m:r>
          </m:e>
          <m:sup>
            <m:r>
              <w:rPr>
                <w:rFonts w:ascii="Cambria Math" w:hAnsi="Cambria Math"/>
                <w:lang w:val="en-GB"/>
              </w:rPr>
              <m:t>-1</m:t>
            </m:r>
          </m:sup>
        </m:sSup>
      </m:oMath>
      <w:r>
        <w:rPr>
          <w:rFonts w:eastAsiaTheme="minorEastAsia"/>
          <w:lang w:val="en-GB"/>
        </w:rPr>
        <w:t xml:space="preserve"> [m].</w:t>
      </w:r>
      <w:r w:rsidR="00B746D3">
        <w:rPr>
          <w:rFonts w:eastAsiaTheme="minorEastAsia"/>
          <w:lang w:val="en-GB"/>
        </w:rPr>
        <w:t xml:space="preserve"> </w:t>
      </w:r>
      <m:oMath>
        <m:r>
          <w:rPr>
            <w:rFonts w:ascii="Cambria Math" w:hAnsi="Cambria Math"/>
            <w:lang w:val="en-GB"/>
          </w:rPr>
          <m:t>γ</m:t>
        </m:r>
      </m:oMath>
      <w:r w:rsidR="00B746D3">
        <w:rPr>
          <w:rFonts w:eastAsiaTheme="minorEastAsia"/>
          <w:lang w:val="en-GB"/>
        </w:rPr>
        <w:t xml:space="preserve"> is calibrated on the belowground biomass samples, collected by Faras and James, </w:t>
      </w:r>
      <w:r w:rsidR="008D66EC">
        <w:rPr>
          <w:rFonts w:eastAsiaTheme="minorEastAsia"/>
          <w:lang w:val="en-GB"/>
        </w:rPr>
        <w:t>with incremental steps of 0.01. An optimal value was selected per primary plant species (figure 2.</w:t>
      </w:r>
      <w:r w:rsidR="00BE47F8">
        <w:rPr>
          <w:rFonts w:eastAsiaTheme="minorEastAsia"/>
          <w:lang w:val="en-GB"/>
        </w:rPr>
        <w:t>2</w:t>
      </w:r>
      <w:r w:rsidR="008D66EC">
        <w:rPr>
          <w:rFonts w:eastAsiaTheme="minorEastAsia"/>
          <w:lang w:val="en-GB"/>
        </w:rPr>
        <w:t>).</w:t>
      </w:r>
    </w:p>
    <w:p w14:paraId="61A845EC" w14:textId="77777777" w:rsidR="00FA2419" w:rsidRDefault="00FA2419" w:rsidP="00B746D3">
      <w:pPr>
        <w:jc w:val="both"/>
        <w:rPr>
          <w:rFonts w:eastAsiaTheme="minorEastAsia"/>
          <w:lang w:val="en-GB"/>
        </w:rPr>
      </w:pPr>
    </w:p>
    <w:p w14:paraId="08589023" w14:textId="1F7F779F" w:rsidR="00FA2419" w:rsidRDefault="00BE47F8" w:rsidP="00B746D3">
      <w:pPr>
        <w:jc w:val="both"/>
        <w:rPr>
          <w:rFonts w:eastAsiaTheme="minorEastAsia"/>
          <w:lang w:val="en-GB"/>
        </w:rPr>
      </w:pPr>
      <w:r w:rsidRPr="00BE47F8">
        <w:rPr>
          <w:rFonts w:eastAsiaTheme="minorEastAsia"/>
          <w:noProof/>
          <w:lang w:val="en-GB"/>
        </w:rPr>
        <w:lastRenderedPageBreak/>
        <w:drawing>
          <wp:inline distT="0" distB="0" distL="0" distR="0" wp14:anchorId="781CCF59" wp14:editId="73F4C299">
            <wp:extent cx="5731510" cy="3087370"/>
            <wp:effectExtent l="0" t="0" r="0" b="0"/>
            <wp:docPr id="908844267" name="Picture 1" descr="A diagram of a bioga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844267" name="Picture 1" descr="A diagram of a bioga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0B9E3" w14:textId="0D46A630" w:rsidR="00BE47F8" w:rsidRDefault="00BE47F8" w:rsidP="00BE47F8">
      <w:pPr>
        <w:jc w:val="both"/>
        <w:rPr>
          <w:rFonts w:eastAsiaTheme="minorEastAsia"/>
          <w:i/>
          <w:iCs/>
          <w:color w:val="156082" w:themeColor="accent1"/>
          <w:lang w:val="en-GB"/>
        </w:rPr>
      </w:pPr>
      <w:r>
        <w:rPr>
          <w:rFonts w:eastAsiaTheme="minorEastAsia"/>
          <w:i/>
          <w:iCs/>
          <w:color w:val="156082" w:themeColor="accent1"/>
          <w:lang w:val="en-GB"/>
        </w:rPr>
        <w:t>f</w:t>
      </w:r>
      <w:r w:rsidRPr="00B746D3">
        <w:rPr>
          <w:rFonts w:eastAsiaTheme="minorEastAsia"/>
          <w:i/>
          <w:iCs/>
          <w:color w:val="156082" w:themeColor="accent1"/>
          <w:lang w:val="en-GB"/>
        </w:rPr>
        <w:t>igure 2.</w:t>
      </w:r>
      <w:r>
        <w:rPr>
          <w:rFonts w:eastAsiaTheme="minorEastAsia"/>
          <w:i/>
          <w:iCs/>
          <w:color w:val="156082" w:themeColor="accent1"/>
          <w:lang w:val="en-GB"/>
        </w:rPr>
        <w:t>1</w:t>
      </w:r>
      <w:r w:rsidRPr="00B746D3">
        <w:rPr>
          <w:rFonts w:eastAsiaTheme="minorEastAsia"/>
          <w:i/>
          <w:iCs/>
          <w:color w:val="156082" w:themeColor="accent1"/>
          <w:lang w:val="en-GB"/>
        </w:rPr>
        <w:t xml:space="preserve"> |</w:t>
      </w:r>
      <w:r>
        <w:rPr>
          <w:rFonts w:eastAsiaTheme="minorEastAsia"/>
          <w:i/>
          <w:iCs/>
          <w:color w:val="156082" w:themeColor="accent1"/>
          <w:lang w:val="en-GB"/>
        </w:rPr>
        <w:t xml:space="preserve"> above- versus belowground biomass dynamics through the year for the four dominant species in our study area.</w:t>
      </w:r>
    </w:p>
    <w:p w14:paraId="6919C344" w14:textId="77777777" w:rsidR="00314577" w:rsidRDefault="00314577" w:rsidP="00BE47F8">
      <w:pPr>
        <w:jc w:val="both"/>
        <w:rPr>
          <w:rFonts w:eastAsiaTheme="minorEastAsia"/>
          <w:i/>
          <w:iCs/>
          <w:color w:val="156082" w:themeColor="accent1"/>
          <w:lang w:val="en-GB"/>
        </w:rPr>
      </w:pPr>
    </w:p>
    <w:p w14:paraId="68D958E0" w14:textId="79B61CCB" w:rsidR="00314577" w:rsidRDefault="00314577" w:rsidP="00BE47F8">
      <w:pPr>
        <w:jc w:val="both"/>
        <w:rPr>
          <w:rFonts w:eastAsiaTheme="minorEastAsia"/>
          <w:i/>
          <w:iCs/>
          <w:color w:val="156082" w:themeColor="accent1"/>
          <w:lang w:val="en-GB"/>
        </w:rPr>
      </w:pPr>
      <w:r w:rsidRPr="00314577">
        <w:rPr>
          <w:rFonts w:eastAsiaTheme="minorEastAsia"/>
          <w:i/>
          <w:iCs/>
          <w:noProof/>
          <w:color w:val="156082" w:themeColor="accent1"/>
          <w:lang w:val="en-GB"/>
        </w:rPr>
        <w:drawing>
          <wp:inline distT="0" distB="0" distL="0" distR="0" wp14:anchorId="5A7B8E5B" wp14:editId="7F2236A9">
            <wp:extent cx="4565374" cy="2200241"/>
            <wp:effectExtent l="0" t="0" r="0" b="0"/>
            <wp:docPr id="34969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699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3024" cy="2203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5EB56" w14:textId="53D9FC46" w:rsidR="00314577" w:rsidRPr="00B746D3" w:rsidRDefault="00314577" w:rsidP="00BE47F8">
      <w:pPr>
        <w:jc w:val="both"/>
        <w:rPr>
          <w:rFonts w:eastAsiaTheme="minorEastAsia"/>
          <w:i/>
          <w:iCs/>
          <w:color w:val="156082" w:themeColor="accent1"/>
          <w:lang w:val="en-GB"/>
        </w:rPr>
      </w:pPr>
      <w:r w:rsidRPr="00314577">
        <w:rPr>
          <w:rFonts w:eastAsiaTheme="minorEastAsia"/>
          <w:i/>
          <w:iCs/>
          <w:noProof/>
          <w:color w:val="156082" w:themeColor="accent1"/>
          <w:lang w:val="en-GB"/>
        </w:rPr>
        <w:drawing>
          <wp:inline distT="0" distB="0" distL="0" distR="0" wp14:anchorId="6CAFEC2F" wp14:editId="1CED4B86">
            <wp:extent cx="3021496" cy="2225449"/>
            <wp:effectExtent l="0" t="0" r="1270" b="0"/>
            <wp:docPr id="69773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734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0359" cy="2231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8FCE4" w14:textId="2D108F7C" w:rsidR="00B746D3" w:rsidRDefault="00B746D3" w:rsidP="001D5978">
      <w:pPr>
        <w:rPr>
          <w:rFonts w:eastAsiaTheme="minorEastAsia"/>
          <w:lang w:val="en-GB"/>
        </w:rPr>
      </w:pPr>
      <w:r>
        <w:rPr>
          <w:rFonts w:eastAsiaTheme="minorEastAsia"/>
          <w:noProof/>
          <w:lang w:val="en-GB"/>
        </w:rPr>
        <w:lastRenderedPageBreak/>
        <w:drawing>
          <wp:inline distT="0" distB="0" distL="0" distR="0" wp14:anchorId="6F5D40B1" wp14:editId="29377AA2">
            <wp:extent cx="5731510" cy="7164705"/>
            <wp:effectExtent l="0" t="0" r="0" b="0"/>
            <wp:docPr id="1629097314" name="Picture 4" descr="A chart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097314" name="Picture 4" descr="A chart of different colored lines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7DAA1" w14:textId="4F57EFA8" w:rsidR="00B746D3" w:rsidRPr="00B746D3" w:rsidRDefault="00B746D3" w:rsidP="008D66EC">
      <w:pPr>
        <w:jc w:val="both"/>
        <w:rPr>
          <w:rFonts w:eastAsiaTheme="minorEastAsia"/>
          <w:i/>
          <w:iCs/>
          <w:color w:val="156082" w:themeColor="accent1"/>
          <w:lang w:val="en-GB"/>
        </w:rPr>
      </w:pPr>
      <w:r>
        <w:rPr>
          <w:rFonts w:eastAsiaTheme="minorEastAsia"/>
          <w:i/>
          <w:iCs/>
          <w:color w:val="156082" w:themeColor="accent1"/>
          <w:lang w:val="en-GB"/>
        </w:rPr>
        <w:t>f</w:t>
      </w:r>
      <w:r w:rsidRPr="00B746D3">
        <w:rPr>
          <w:rFonts w:eastAsiaTheme="minorEastAsia"/>
          <w:i/>
          <w:iCs/>
          <w:color w:val="156082" w:themeColor="accent1"/>
          <w:lang w:val="en-GB"/>
        </w:rPr>
        <w:t>igure 2.</w:t>
      </w:r>
      <w:r w:rsidR="00BE47F8">
        <w:rPr>
          <w:rFonts w:eastAsiaTheme="minorEastAsia"/>
          <w:i/>
          <w:iCs/>
          <w:color w:val="156082" w:themeColor="accent1"/>
          <w:lang w:val="en-GB"/>
        </w:rPr>
        <w:t>2</w:t>
      </w:r>
      <w:r w:rsidRPr="00B746D3">
        <w:rPr>
          <w:rFonts w:eastAsiaTheme="minorEastAsia"/>
          <w:i/>
          <w:iCs/>
          <w:color w:val="156082" w:themeColor="accent1"/>
          <w:lang w:val="en-GB"/>
        </w:rPr>
        <w:t xml:space="preserve"> | Calibration of </w:t>
      </w:r>
      <m:oMath>
        <m:r>
          <w:rPr>
            <w:rFonts w:ascii="Cambria Math" w:hAnsi="Cambria Math"/>
            <w:color w:val="156082" w:themeColor="accent1"/>
            <w:lang w:val="en-GB"/>
          </w:rPr>
          <m:t>γ</m:t>
        </m:r>
      </m:oMath>
      <w:r w:rsidRPr="00B746D3">
        <w:rPr>
          <w:rFonts w:eastAsiaTheme="minorEastAsia"/>
          <w:i/>
          <w:iCs/>
          <w:color w:val="156082" w:themeColor="accent1"/>
          <w:lang w:val="en-GB"/>
        </w:rPr>
        <w:t xml:space="preserve"> . Optimal values were found per primary plant species and are shown in the bottom right corner of each subgraph (A. </w:t>
      </w:r>
      <w:proofErr w:type="spellStart"/>
      <w:r w:rsidRPr="00B746D3">
        <w:rPr>
          <w:rFonts w:eastAsiaTheme="minorEastAsia"/>
          <w:i/>
          <w:iCs/>
          <w:color w:val="156082" w:themeColor="accent1"/>
          <w:lang w:val="en-GB"/>
        </w:rPr>
        <w:t>prostrata</w:t>
      </w:r>
      <w:proofErr w:type="spellEnd"/>
      <w:r w:rsidR="008D66EC">
        <w:rPr>
          <w:rFonts w:eastAsiaTheme="minorEastAsia"/>
          <w:i/>
          <w:iCs/>
          <w:color w:val="156082" w:themeColor="accent1"/>
          <w:lang w:val="en-GB"/>
        </w:rPr>
        <w:t xml:space="preserve"> 0.17 m</w:t>
      </w:r>
      <w:r w:rsidRPr="00B746D3">
        <w:rPr>
          <w:rFonts w:eastAsiaTheme="minorEastAsia"/>
          <w:i/>
          <w:iCs/>
          <w:color w:val="156082" w:themeColor="accent1"/>
          <w:lang w:val="en-GB"/>
        </w:rPr>
        <w:t>: green lines, B. maritimus</w:t>
      </w:r>
      <w:r w:rsidR="008D66EC">
        <w:rPr>
          <w:rFonts w:eastAsiaTheme="minorEastAsia"/>
          <w:i/>
          <w:iCs/>
          <w:color w:val="156082" w:themeColor="accent1"/>
          <w:lang w:val="en-GB"/>
        </w:rPr>
        <w:t xml:space="preserve"> 0.20 m</w:t>
      </w:r>
      <w:r w:rsidRPr="00B746D3">
        <w:rPr>
          <w:rFonts w:eastAsiaTheme="minorEastAsia"/>
          <w:i/>
          <w:iCs/>
          <w:color w:val="156082" w:themeColor="accent1"/>
          <w:lang w:val="en-GB"/>
        </w:rPr>
        <w:t xml:space="preserve">: yellow lines, E. </w:t>
      </w:r>
      <w:proofErr w:type="spellStart"/>
      <w:r w:rsidRPr="00B746D3">
        <w:rPr>
          <w:rFonts w:eastAsiaTheme="minorEastAsia"/>
          <w:i/>
          <w:iCs/>
          <w:color w:val="156082" w:themeColor="accent1"/>
          <w:lang w:val="en-GB"/>
        </w:rPr>
        <w:t>atheric</w:t>
      </w:r>
      <w:r w:rsidR="008D66EC">
        <w:rPr>
          <w:rFonts w:eastAsiaTheme="minorEastAsia"/>
          <w:i/>
          <w:iCs/>
          <w:color w:val="156082" w:themeColor="accent1"/>
          <w:lang w:val="en-GB"/>
        </w:rPr>
        <w:t>a</w:t>
      </w:r>
      <w:proofErr w:type="spellEnd"/>
      <w:r w:rsidR="008D66EC">
        <w:rPr>
          <w:rFonts w:eastAsiaTheme="minorEastAsia"/>
          <w:i/>
          <w:iCs/>
          <w:color w:val="156082" w:themeColor="accent1"/>
          <w:lang w:val="en-GB"/>
        </w:rPr>
        <w:t xml:space="preserve"> 0.20 </w:t>
      </w:r>
      <w:proofErr w:type="gramStart"/>
      <w:r w:rsidR="008D66EC">
        <w:rPr>
          <w:rFonts w:eastAsiaTheme="minorEastAsia"/>
          <w:i/>
          <w:iCs/>
          <w:color w:val="156082" w:themeColor="accent1"/>
          <w:lang w:val="en-GB"/>
        </w:rPr>
        <w:t xml:space="preserve">m </w:t>
      </w:r>
      <w:r w:rsidRPr="00B746D3">
        <w:rPr>
          <w:rFonts w:eastAsiaTheme="minorEastAsia"/>
          <w:i/>
          <w:iCs/>
          <w:color w:val="156082" w:themeColor="accent1"/>
          <w:lang w:val="en-GB"/>
        </w:rPr>
        <w:t>:</w:t>
      </w:r>
      <w:proofErr w:type="gramEnd"/>
      <w:r w:rsidRPr="00B746D3">
        <w:rPr>
          <w:rFonts w:eastAsiaTheme="minorEastAsia"/>
          <w:i/>
          <w:iCs/>
          <w:color w:val="156082" w:themeColor="accent1"/>
          <w:lang w:val="en-GB"/>
        </w:rPr>
        <w:t xml:space="preserve"> red lines and T. </w:t>
      </w:r>
      <w:proofErr w:type="spellStart"/>
      <w:r w:rsidRPr="00B746D3">
        <w:rPr>
          <w:rFonts w:eastAsiaTheme="minorEastAsia"/>
          <w:i/>
          <w:iCs/>
          <w:color w:val="156082" w:themeColor="accent1"/>
          <w:lang w:val="en-GB"/>
        </w:rPr>
        <w:t>pannonicum</w:t>
      </w:r>
      <w:proofErr w:type="spellEnd"/>
      <w:r w:rsidR="008D66EC">
        <w:rPr>
          <w:rFonts w:eastAsiaTheme="minorEastAsia"/>
          <w:i/>
          <w:iCs/>
          <w:color w:val="156082" w:themeColor="accent1"/>
          <w:lang w:val="en-GB"/>
        </w:rPr>
        <w:t xml:space="preserve"> 0.10 m</w:t>
      </w:r>
      <w:r w:rsidRPr="00B746D3">
        <w:rPr>
          <w:rFonts w:eastAsiaTheme="minorEastAsia"/>
          <w:i/>
          <w:iCs/>
          <w:color w:val="156082" w:themeColor="accent1"/>
          <w:lang w:val="en-GB"/>
        </w:rPr>
        <w:t xml:space="preserve">: blue lines). </w:t>
      </w:r>
    </w:p>
    <w:p w14:paraId="4AA7F82E" w14:textId="28E8E490" w:rsidR="001D5978" w:rsidRDefault="001D5978" w:rsidP="008D66EC">
      <w:pPr>
        <w:jc w:val="both"/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ab/>
      </w:r>
    </w:p>
    <w:p w14:paraId="3E654059" w14:textId="4D62738B" w:rsidR="001D5978" w:rsidRPr="001D5978" w:rsidRDefault="001D5978" w:rsidP="001D5978">
      <w:pPr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ab/>
      </w:r>
    </w:p>
    <w:p w14:paraId="36B4261E" w14:textId="77777777" w:rsidR="001D5978" w:rsidRDefault="001D5978" w:rsidP="008F7A33">
      <w:pPr>
        <w:pStyle w:val="ListParagraph"/>
        <w:rPr>
          <w:rFonts w:eastAsiaTheme="minorEastAsia"/>
          <w:lang w:val="en-GB"/>
        </w:rPr>
      </w:pPr>
    </w:p>
    <w:p w14:paraId="517BCD07" w14:textId="77777777" w:rsidR="001D5978" w:rsidRDefault="001D5978" w:rsidP="008F7A33">
      <w:pPr>
        <w:pStyle w:val="ListParagraph"/>
        <w:rPr>
          <w:rFonts w:eastAsiaTheme="minorEastAsia"/>
          <w:lang w:val="en-GB"/>
        </w:rPr>
      </w:pPr>
    </w:p>
    <w:p w14:paraId="18C5E2BB" w14:textId="6272724C" w:rsidR="008F7A33" w:rsidRPr="00342D67" w:rsidRDefault="008F7A33" w:rsidP="007A157C">
      <w:pPr>
        <w:pStyle w:val="Heading1"/>
      </w:pPr>
      <w:r w:rsidRPr="00342D67">
        <w:lastRenderedPageBreak/>
        <w:t>Compaction module</w:t>
      </w:r>
    </w:p>
    <w:p w14:paraId="39E1E8BF" w14:textId="77777777" w:rsidR="008F7A33" w:rsidRPr="00342D67" w:rsidRDefault="008F7A33" w:rsidP="008F7A33">
      <w:pPr>
        <w:rPr>
          <w:rFonts w:eastAsiaTheme="minorEastAsia"/>
          <w:lang w:val="en-GB"/>
        </w:rPr>
      </w:pPr>
    </w:p>
    <w:p w14:paraId="29345D18" w14:textId="1D41C5D0" w:rsidR="008F7A33" w:rsidRPr="00342D67" w:rsidRDefault="008F7A33" w:rsidP="000E1C90">
      <w:pPr>
        <w:jc w:val="both"/>
        <w:rPr>
          <w:rFonts w:eastAsiaTheme="minorEastAsia"/>
          <w:lang w:val="en-GB"/>
        </w:rPr>
      </w:pPr>
      <w:r w:rsidRPr="00342D67">
        <w:rPr>
          <w:rFonts w:eastAsiaTheme="minorEastAsia"/>
          <w:lang w:val="en-GB"/>
        </w:rPr>
        <w:t>To quantify compaction, the model uses the formulation from Gutierrez &amp; Wangen (2005):</w:t>
      </w:r>
    </w:p>
    <w:p w14:paraId="74998444" w14:textId="77777777" w:rsidR="00867B24" w:rsidRPr="00867B24" w:rsidRDefault="00867B24" w:rsidP="000E1C90">
      <w:pPr>
        <w:jc w:val="both"/>
        <w:rPr>
          <w:rFonts w:eastAsiaTheme="minorEastAsia"/>
          <w:lang w:val="en-GB"/>
        </w:rPr>
      </w:pPr>
    </w:p>
    <w:p w14:paraId="01468920" w14:textId="2FC8C022" w:rsidR="008F7A33" w:rsidRPr="00867B24" w:rsidRDefault="00000000" w:rsidP="006F32AD">
      <w:pPr>
        <w:jc w:val="center"/>
        <w:rPr>
          <w:rFonts w:eastAsiaTheme="minorEastAsia"/>
          <w:lang w:val="en-GB"/>
        </w:rPr>
      </w:pPr>
      <m:oMath>
        <m:sSub>
          <m:sSubPr>
            <m:ctrlPr>
              <w:ins w:id="28" w:author="Ignace Pelckmans" w:date="2026-02-26T11:25:00Z" w16du:dateUtc="2026-02-26T10:25:00Z">
                <w:rPr>
                  <w:rFonts w:ascii="Cambria Math" w:eastAsiaTheme="minorEastAsia" w:hAnsi="Cambria Math"/>
                  <w:i/>
                  <w:lang w:val="en-GB"/>
                </w:rPr>
              </w:ins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E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i</m:t>
            </m:r>
          </m:sub>
        </m:sSub>
        <m:r>
          <w:rPr>
            <w:rFonts w:ascii="Cambria Math" w:eastAsiaTheme="minorEastAsia" w:hAnsi="Cambria Math"/>
            <w:lang w:val="en-GB"/>
          </w:rPr>
          <m:t>=</m:t>
        </m:r>
        <m:sSub>
          <m:sSubPr>
            <m:ctrlPr>
              <w:ins w:id="29" w:author="Ignace Pelckmans" w:date="2026-02-26T11:25:00Z" w16du:dateUtc="2026-02-26T10:25:00Z">
                <w:rPr>
                  <w:rFonts w:ascii="Cambria Math" w:eastAsiaTheme="minorEastAsia" w:hAnsi="Cambria Math"/>
                  <w:i/>
                  <w:lang w:val="en-GB"/>
                </w:rPr>
              </w:ins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E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0</m:t>
            </m:r>
          </m:sub>
        </m:sSub>
        <m:r>
          <w:rPr>
            <w:rFonts w:ascii="Cambria Math" w:eastAsiaTheme="minorEastAsia" w:hAnsi="Cambria Math"/>
            <w:lang w:val="en-GB"/>
          </w:rPr>
          <m:t>-CI*</m:t>
        </m:r>
        <m:func>
          <m:funcPr>
            <m:ctrlPr>
              <w:ins w:id="30" w:author="Ignace Pelckmans" w:date="2026-02-26T11:25:00Z" w16du:dateUtc="2026-02-26T10:25:00Z">
                <w:rPr>
                  <w:rFonts w:ascii="Cambria Math" w:eastAsiaTheme="minorEastAsia" w:hAnsi="Cambria Math"/>
                  <w:i/>
                  <w:lang w:val="en-GB"/>
                </w:rPr>
              </w:ins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lang w:val="en-GB"/>
              </w:rPr>
              <m:t>log</m:t>
            </m:r>
          </m:fName>
          <m:e>
            <m:d>
              <m:dPr>
                <m:ctrlPr>
                  <w:ins w:id="31" w:author="Ignace Pelckmans" w:date="2026-02-26T11:25:00Z" w16du:dateUtc="2026-02-26T10:25:00Z">
                    <w:rPr>
                      <w:rFonts w:ascii="Cambria Math" w:eastAsiaTheme="minorEastAsia" w:hAnsi="Cambria Math"/>
                      <w:i/>
                      <w:lang w:val="en-GB"/>
                    </w:rPr>
                  </w:ins>
                </m:ctrlPr>
              </m:dPr>
              <m:e>
                <m:f>
                  <m:fPr>
                    <m:ctrlPr>
                      <w:ins w:id="32" w:author="Ignace Pelckmans" w:date="2026-02-26T11:25:00Z" w16du:dateUtc="2026-02-26T10:25:00Z">
                        <w:rPr>
                          <w:rFonts w:ascii="Cambria Math" w:eastAsiaTheme="minorEastAsia" w:hAnsi="Cambria Math"/>
                          <w:i/>
                          <w:lang w:val="en-GB"/>
                        </w:rPr>
                      </w:ins>
                    </m:ctrlPr>
                  </m:fPr>
                  <m:num>
                    <m:sSub>
                      <m:sSubPr>
                        <m:ctrlPr>
                          <w:ins w:id="33" w:author="Ignace Pelckmans" w:date="2026-02-26T11:25:00Z" w16du:dateUtc="2026-02-26T10:25:00Z">
                            <w:rPr>
                              <w:rFonts w:ascii="Cambria Math" w:eastAsiaTheme="minorEastAsia" w:hAnsi="Cambria Math"/>
                              <w:i/>
                              <w:lang w:val="en-GB"/>
                            </w:rPr>
                          </w:ins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GB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GB"/>
                          </w:rPr>
                          <m:t>eff,i</m:t>
                        </m:r>
                      </m:sub>
                    </m:sSub>
                  </m:num>
                  <m:den>
                    <m:sSub>
                      <m:sSubPr>
                        <m:ctrlPr>
                          <w:ins w:id="34" w:author="Ignace Pelckmans" w:date="2026-02-26T11:25:00Z" w16du:dateUtc="2026-02-26T10:25:00Z">
                            <w:rPr>
                              <w:rFonts w:ascii="Cambria Math" w:eastAsiaTheme="minorEastAsia" w:hAnsi="Cambria Math"/>
                              <w:i/>
                              <w:lang w:val="en-GB"/>
                            </w:rPr>
                          </w:ins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GB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GB"/>
                          </w:rPr>
                          <m:t>0</m:t>
                        </m:r>
                      </m:sub>
                    </m:sSub>
                  </m:den>
                </m:f>
              </m:e>
            </m:d>
          </m:e>
        </m:func>
      </m:oMath>
      <w:r w:rsidR="006F32AD">
        <w:rPr>
          <w:rFonts w:eastAsiaTheme="minorEastAsia"/>
          <w:lang w:val="en-GB"/>
        </w:rPr>
        <w:tab/>
        <w:t>(</w:t>
      </w:r>
      <w:proofErr w:type="spellStart"/>
      <w:r w:rsidR="006F32AD">
        <w:rPr>
          <w:rFonts w:eastAsiaTheme="minorEastAsia"/>
          <w:lang w:val="en-GB"/>
        </w:rPr>
        <w:t>eq</w:t>
      </w:r>
      <w:proofErr w:type="spellEnd"/>
      <w:r w:rsidR="006F32AD">
        <w:rPr>
          <w:rFonts w:eastAsiaTheme="minorEastAsia"/>
          <w:lang w:val="en-GB"/>
        </w:rPr>
        <w:t xml:space="preserve"> 3.1)</w:t>
      </w:r>
    </w:p>
    <w:p w14:paraId="5C4F087D" w14:textId="77777777" w:rsidR="00867B24" w:rsidRPr="00342D67" w:rsidRDefault="00867B24" w:rsidP="000E1C90">
      <w:pPr>
        <w:jc w:val="both"/>
        <w:rPr>
          <w:rFonts w:eastAsiaTheme="minorEastAsia"/>
          <w:lang w:val="en-GB"/>
        </w:rPr>
      </w:pPr>
    </w:p>
    <w:p w14:paraId="1CD44B94" w14:textId="7857DFD4" w:rsidR="003D1ACD" w:rsidRPr="00342D67" w:rsidRDefault="000E1C90" w:rsidP="000E1C90">
      <w:pPr>
        <w:jc w:val="both"/>
        <w:rPr>
          <w:rFonts w:eastAsiaTheme="minorEastAsia"/>
          <w:lang w:val="en-GB"/>
        </w:rPr>
      </w:pPr>
      <w:r w:rsidRPr="00342D67">
        <w:rPr>
          <w:rFonts w:eastAsiaTheme="minorEastAsia"/>
          <w:lang w:val="en-GB"/>
        </w:rPr>
        <w:t xml:space="preserve">Where </w:t>
      </w:r>
      <w:r w:rsidRPr="00342D67">
        <w:rPr>
          <w:rFonts w:ascii="Cambria Math" w:eastAsiaTheme="minorEastAsia" w:hAnsi="Cambria Math"/>
          <w:i/>
          <w:iCs/>
          <w:lang w:val="en-GB"/>
        </w:rPr>
        <w:t>E</w:t>
      </w:r>
      <w:r w:rsidRPr="00342D67">
        <w:rPr>
          <w:rFonts w:eastAsiaTheme="minorEastAsia"/>
          <w:lang w:val="en-GB"/>
        </w:rPr>
        <w:t xml:space="preserve">  is the void ratio (volume of voids divided by the volume of solids)</w:t>
      </w:r>
      <w:r w:rsidR="003D1ACD" w:rsidRPr="00342D67">
        <w:rPr>
          <w:rFonts w:eastAsiaTheme="minorEastAsia"/>
          <w:lang w:val="en-GB"/>
        </w:rPr>
        <w:t xml:space="preserve"> [-]</w:t>
      </w:r>
      <w:r w:rsidRPr="00342D67">
        <w:rPr>
          <w:rFonts w:eastAsiaTheme="minorEastAsia"/>
          <w:lang w:val="en-GB"/>
        </w:rPr>
        <w:t>,</w:t>
      </w:r>
      <w:r w:rsidR="00867B24">
        <w:rPr>
          <w:rFonts w:eastAsiaTheme="minorEastAsia"/>
          <w:lang w:val="en-GB"/>
        </w:rPr>
        <w:t xml:space="preserve"> </w:t>
      </w:r>
      <w:proofErr w:type="spellStart"/>
      <w:r w:rsidR="00867B24" w:rsidRPr="00867B24">
        <w:rPr>
          <w:rFonts w:ascii="Cambria Math" w:eastAsiaTheme="minorEastAsia" w:hAnsi="Cambria Math"/>
          <w:i/>
          <w:iCs/>
          <w:lang w:val="en-GB"/>
        </w:rPr>
        <w:t>i</w:t>
      </w:r>
      <w:proofErr w:type="spellEnd"/>
      <w:r w:rsidR="00867B24">
        <w:rPr>
          <w:rFonts w:ascii="Cambria Math" w:eastAsiaTheme="minorEastAsia" w:hAnsi="Cambria Math"/>
          <w:b/>
          <w:bCs/>
          <w:i/>
          <w:iCs/>
          <w:lang w:val="en-GB"/>
        </w:rPr>
        <w:t xml:space="preserve"> </w:t>
      </w:r>
      <w:r w:rsidR="00867B24">
        <w:rPr>
          <w:rFonts w:eastAsiaTheme="minorEastAsia"/>
          <w:lang w:val="en-GB"/>
        </w:rPr>
        <w:t xml:space="preserve"> is the index of the cohort or ‘</w:t>
      </w:r>
      <w:r w:rsidR="00867B24">
        <w:rPr>
          <w:rFonts w:eastAsiaTheme="minorEastAsia"/>
          <w:i/>
          <w:iCs/>
          <w:lang w:val="en-GB"/>
        </w:rPr>
        <w:t xml:space="preserve">layer’ </w:t>
      </w:r>
      <w:r w:rsidR="00867B24">
        <w:rPr>
          <w:rFonts w:eastAsiaTheme="minorEastAsia"/>
          <w:lang w:val="en-GB"/>
        </w:rPr>
        <w:t>in the model,</w:t>
      </w:r>
      <w:r w:rsidRPr="00342D67">
        <w:rPr>
          <w:rFonts w:eastAsiaTheme="minorEastAsia"/>
          <w:lang w:val="en-GB"/>
        </w:rPr>
        <w:t xml:space="preserve"> </w:t>
      </w:r>
      <w:r w:rsidRPr="00342D67">
        <w:rPr>
          <w:rFonts w:ascii="Cambria Math" w:eastAsiaTheme="minorEastAsia" w:hAnsi="Cambria Math"/>
          <w:i/>
          <w:iCs/>
          <w:lang w:val="en-GB"/>
        </w:rPr>
        <w:t>E</w:t>
      </w:r>
      <w:r w:rsidRPr="00342D67">
        <w:rPr>
          <w:rFonts w:ascii="Cambria Math" w:eastAsiaTheme="minorEastAsia" w:hAnsi="Cambria Math"/>
          <w:i/>
          <w:iCs/>
          <w:vertAlign w:val="subscript"/>
          <w:lang w:val="en-GB"/>
        </w:rPr>
        <w:t>0</w:t>
      </w:r>
      <w:r w:rsidRPr="00342D67">
        <w:rPr>
          <w:rFonts w:eastAsiaTheme="minorEastAsia"/>
          <w:lang w:val="en-GB"/>
        </w:rPr>
        <w:t xml:space="preserve"> is the void ratio at a reference state</w:t>
      </w:r>
      <w:r w:rsidR="003D1ACD" w:rsidRPr="00342D67">
        <w:rPr>
          <w:rFonts w:eastAsiaTheme="minorEastAsia"/>
          <w:lang w:val="en-GB"/>
        </w:rPr>
        <w:t xml:space="preserve"> [-]</w:t>
      </w:r>
      <w:r w:rsidRPr="00342D67">
        <w:rPr>
          <w:rFonts w:eastAsiaTheme="minorEastAsia"/>
          <w:lang w:val="en-GB"/>
        </w:rPr>
        <w:t xml:space="preserve">, </w:t>
      </w:r>
      <w:r w:rsidR="003D1ACD" w:rsidRPr="00342D67">
        <w:rPr>
          <w:rFonts w:eastAsiaTheme="minorEastAsia"/>
          <w:lang w:val="en-GB"/>
        </w:rPr>
        <w:t xml:space="preserve">CI is compression index [-],  </w:t>
      </w:r>
      <m:oMath>
        <m:sSub>
          <m:sSubPr>
            <m:ctrlPr>
              <w:ins w:id="35" w:author="Ignace Pelckmans" w:date="2026-02-26T11:25:00Z" w16du:dateUtc="2026-02-26T10:25:00Z">
                <w:rPr>
                  <w:rFonts w:ascii="Cambria Math" w:eastAsiaTheme="minorEastAsia" w:hAnsi="Cambria Math"/>
                  <w:i/>
                  <w:lang w:val="en-GB"/>
                </w:rPr>
              </w:ins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σ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eff</m:t>
            </m:r>
          </m:sub>
        </m:sSub>
      </m:oMath>
      <w:r w:rsidR="003D1ACD" w:rsidRPr="00342D67">
        <w:rPr>
          <w:rFonts w:eastAsiaTheme="minorEastAsia"/>
          <w:lang w:val="en-GB"/>
        </w:rPr>
        <w:t xml:space="preserve"> is the effective stress [kg s</w:t>
      </w:r>
      <w:r w:rsidR="003D1ACD" w:rsidRPr="00342D67">
        <w:rPr>
          <w:rFonts w:eastAsiaTheme="minorEastAsia"/>
          <w:vertAlign w:val="superscript"/>
          <w:lang w:val="en-GB"/>
        </w:rPr>
        <w:t>-2</w:t>
      </w:r>
      <w:r w:rsidR="003D1ACD" w:rsidRPr="00342D67">
        <w:rPr>
          <w:rFonts w:eastAsiaTheme="minorEastAsia"/>
          <w:lang w:val="en-GB"/>
        </w:rPr>
        <w:t xml:space="preserve"> m</w:t>
      </w:r>
      <w:r w:rsidR="003D1ACD" w:rsidRPr="00342D67">
        <w:rPr>
          <w:rFonts w:eastAsiaTheme="minorEastAsia"/>
          <w:vertAlign w:val="superscript"/>
          <w:lang w:val="en-GB"/>
        </w:rPr>
        <w:t>-1</w:t>
      </w:r>
      <w:r w:rsidR="003D1ACD" w:rsidRPr="00342D67">
        <w:rPr>
          <w:rFonts w:eastAsiaTheme="minorEastAsia"/>
          <w:lang w:val="en-GB"/>
        </w:rPr>
        <w:t>]</w:t>
      </w:r>
      <w:r w:rsidR="00342D67" w:rsidRPr="00342D67">
        <w:rPr>
          <w:rFonts w:eastAsiaTheme="minorEastAsia"/>
          <w:lang w:val="en-GB"/>
        </w:rPr>
        <w:t xml:space="preserve"> and </w:t>
      </w:r>
      <m:oMath>
        <m:sSub>
          <m:sSubPr>
            <m:ctrlPr>
              <w:ins w:id="36" w:author="Ignace Pelckmans" w:date="2026-02-26T11:25:00Z" w16du:dateUtc="2026-02-26T10:25:00Z">
                <w:rPr>
                  <w:rFonts w:ascii="Cambria Math" w:eastAsiaTheme="minorEastAsia" w:hAnsi="Cambria Math"/>
                  <w:i/>
                  <w:lang w:val="en-GB"/>
                </w:rPr>
              </w:ins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σ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0</m:t>
            </m:r>
          </m:sub>
        </m:sSub>
      </m:oMath>
      <w:r w:rsidR="00342D67" w:rsidRPr="00342D67">
        <w:rPr>
          <w:rFonts w:eastAsiaTheme="minorEastAsia"/>
          <w:lang w:val="en-GB"/>
        </w:rPr>
        <w:t xml:space="preserve"> is the stress at a reference state </w:t>
      </w:r>
      <w:r w:rsidR="00EB6828" w:rsidRPr="00342D67">
        <w:rPr>
          <w:rFonts w:eastAsiaTheme="minorEastAsia"/>
          <w:lang w:val="en-GB"/>
        </w:rPr>
        <w:t>[kg s</w:t>
      </w:r>
      <w:r w:rsidR="00EB6828" w:rsidRPr="00342D67">
        <w:rPr>
          <w:rFonts w:eastAsiaTheme="minorEastAsia"/>
          <w:vertAlign w:val="superscript"/>
          <w:lang w:val="en-GB"/>
        </w:rPr>
        <w:t>-2</w:t>
      </w:r>
      <w:r w:rsidR="00EB6828" w:rsidRPr="00342D67">
        <w:rPr>
          <w:rFonts w:eastAsiaTheme="minorEastAsia"/>
          <w:lang w:val="en-GB"/>
        </w:rPr>
        <w:t xml:space="preserve"> m</w:t>
      </w:r>
      <w:r w:rsidR="00EB6828" w:rsidRPr="00342D67">
        <w:rPr>
          <w:rFonts w:eastAsiaTheme="minorEastAsia"/>
          <w:vertAlign w:val="superscript"/>
          <w:lang w:val="en-GB"/>
        </w:rPr>
        <w:t>-1</w:t>
      </w:r>
      <w:r w:rsidR="00EB6828" w:rsidRPr="00342D67">
        <w:rPr>
          <w:rFonts w:eastAsiaTheme="minorEastAsia"/>
          <w:lang w:val="en-GB"/>
        </w:rPr>
        <w:t>]</w:t>
      </w:r>
      <w:r w:rsidR="00342D67" w:rsidRPr="00342D67">
        <w:rPr>
          <w:rFonts w:eastAsiaTheme="minorEastAsia"/>
          <w:lang w:val="en-GB"/>
        </w:rPr>
        <w:t>. These are estimated as:</w:t>
      </w:r>
    </w:p>
    <w:p w14:paraId="6BAFEB32" w14:textId="0EDDB9F0" w:rsidR="00342D67" w:rsidRPr="00342D67" w:rsidRDefault="00342D67" w:rsidP="00342D67">
      <w:pPr>
        <w:jc w:val="both"/>
        <w:rPr>
          <w:rFonts w:eastAsiaTheme="minorEastAsia"/>
          <w:lang w:val="en-GB"/>
        </w:rPr>
      </w:pPr>
    </w:p>
    <w:p w14:paraId="55BAAEED" w14:textId="22AB43CB" w:rsidR="00342D67" w:rsidRDefault="00342D67" w:rsidP="00342D67">
      <w:pPr>
        <w:pStyle w:val="ListParagraph"/>
        <w:numPr>
          <w:ilvl w:val="0"/>
          <w:numId w:val="3"/>
        </w:numPr>
        <w:jc w:val="both"/>
        <w:rPr>
          <w:rFonts w:eastAsiaTheme="minorEastAsia"/>
          <w:lang w:val="en-GB"/>
        </w:rPr>
      </w:pPr>
      <w:r w:rsidRPr="00342D67">
        <w:rPr>
          <w:rFonts w:eastAsiaTheme="minorEastAsia"/>
          <w:lang w:val="en-GB"/>
        </w:rPr>
        <w:t xml:space="preserve">Void ratio </w:t>
      </w:r>
      <w:proofErr w:type="gramStart"/>
      <w:r w:rsidRPr="007A157C">
        <w:rPr>
          <w:rFonts w:ascii="Cambria Math" w:eastAsiaTheme="minorEastAsia" w:hAnsi="Cambria Math"/>
          <w:i/>
          <w:iCs/>
          <w:lang w:val="en-GB"/>
        </w:rPr>
        <w:t>E</w:t>
      </w:r>
      <w:r w:rsidR="00881AEE" w:rsidRPr="00881AEE">
        <w:rPr>
          <w:rFonts w:ascii="Cambria Math" w:eastAsiaTheme="minorEastAsia" w:hAnsi="Cambria Math"/>
          <w:i/>
          <w:iCs/>
          <w:vertAlign w:val="subscript"/>
          <w:lang w:val="en-GB"/>
        </w:rPr>
        <w:t>i</w:t>
      </w:r>
      <w:r w:rsidR="007A157C">
        <w:rPr>
          <w:rFonts w:ascii="Cambria Math" w:eastAsiaTheme="minorEastAsia" w:hAnsi="Cambria Math"/>
          <w:i/>
          <w:iCs/>
          <w:lang w:val="en-GB"/>
        </w:rPr>
        <w:t xml:space="preserve"> </w:t>
      </w:r>
      <w:r w:rsidRPr="00342D67">
        <w:rPr>
          <w:rFonts w:eastAsiaTheme="minorEastAsia"/>
          <w:lang w:val="en-GB"/>
        </w:rPr>
        <w:t>:</w:t>
      </w:r>
      <w:proofErr w:type="gramEnd"/>
      <w:r w:rsidRPr="00342D67">
        <w:rPr>
          <w:rFonts w:eastAsiaTheme="minorEastAsia"/>
          <w:lang w:val="en-GB"/>
        </w:rPr>
        <w:t xml:space="preserve"> the void ratio is calculated sep</w:t>
      </w:r>
      <w:r>
        <w:rPr>
          <w:rFonts w:eastAsiaTheme="minorEastAsia"/>
          <w:lang w:val="en-GB"/>
        </w:rPr>
        <w:t>a</w:t>
      </w:r>
      <w:r w:rsidRPr="00342D67">
        <w:rPr>
          <w:rFonts w:eastAsiaTheme="minorEastAsia"/>
          <w:lang w:val="en-GB"/>
        </w:rPr>
        <w:t xml:space="preserve">rately </w:t>
      </w:r>
      <w:r>
        <w:rPr>
          <w:rFonts w:eastAsiaTheme="minorEastAsia"/>
          <w:lang w:val="en-GB"/>
        </w:rPr>
        <w:t>for the mineral and organic soil</w:t>
      </w:r>
      <w:r w:rsidR="007A157C">
        <w:rPr>
          <w:rFonts w:eastAsiaTheme="minorEastAsia"/>
          <w:lang w:val="en-GB"/>
        </w:rPr>
        <w:t xml:space="preserve">. </w:t>
      </w:r>
      <w:r w:rsidR="007A157C" w:rsidRPr="007A157C">
        <w:rPr>
          <w:rFonts w:ascii="Cambria Math" w:eastAsiaTheme="minorEastAsia" w:hAnsi="Cambria Math"/>
          <w:lang w:val="en-GB"/>
        </w:rPr>
        <w:t>E</w:t>
      </w:r>
      <w:r w:rsidR="007A157C" w:rsidRPr="007A157C">
        <w:rPr>
          <w:rFonts w:ascii="Cambria Math" w:eastAsiaTheme="minorEastAsia" w:hAnsi="Cambria Math"/>
          <w:vertAlign w:val="subscript"/>
          <w:lang w:val="en-GB"/>
        </w:rPr>
        <w:t>0</w:t>
      </w:r>
      <w:r w:rsidR="007A157C">
        <w:rPr>
          <w:rFonts w:eastAsiaTheme="minorEastAsia"/>
          <w:lang w:val="en-GB"/>
        </w:rPr>
        <w:t xml:space="preserve"> and </w:t>
      </w:r>
      <w:r w:rsidR="007A157C" w:rsidRPr="007A157C">
        <w:rPr>
          <w:rFonts w:ascii="Cambria Math" w:eastAsiaTheme="minorEastAsia" w:hAnsi="Cambria Math"/>
          <w:i/>
          <w:iCs/>
          <w:lang w:val="en-GB"/>
        </w:rPr>
        <w:t>CI</w:t>
      </w:r>
      <w:r w:rsidR="007A157C">
        <w:rPr>
          <w:rFonts w:eastAsiaTheme="minorEastAsia"/>
          <w:lang w:val="en-GB"/>
        </w:rPr>
        <w:t xml:space="preserve"> are calculated once for the organic matter fraction and once for the mineral fraction.</w:t>
      </w:r>
    </w:p>
    <w:p w14:paraId="5914E408" w14:textId="77777777" w:rsidR="007A157C" w:rsidRDefault="007A157C" w:rsidP="00342D67">
      <w:pPr>
        <w:pStyle w:val="ListParagraph"/>
        <w:jc w:val="both"/>
        <w:rPr>
          <w:rFonts w:eastAsiaTheme="minorEastAsia"/>
          <w:lang w:val="en-GB"/>
        </w:rPr>
      </w:pPr>
    </w:p>
    <w:p w14:paraId="220526B8" w14:textId="328CC5B3" w:rsidR="00342D67" w:rsidRDefault="00000000" w:rsidP="006F32AD">
      <w:pPr>
        <w:pStyle w:val="ListParagraph"/>
        <w:jc w:val="center"/>
        <w:rPr>
          <w:rFonts w:eastAsiaTheme="minorEastAsia"/>
          <w:lang w:val="en-GB"/>
        </w:rPr>
      </w:pPr>
      <m:oMath>
        <m:sSub>
          <m:sSubPr>
            <m:ctrlPr>
              <w:ins w:id="37" w:author="Ignace Pelckmans" w:date="2026-02-26T11:25:00Z" w16du:dateUtc="2026-02-26T10:25:00Z">
                <w:rPr>
                  <w:rFonts w:ascii="Cambria Math" w:eastAsiaTheme="minorEastAsia" w:hAnsi="Cambria Math"/>
                  <w:i/>
                  <w:lang w:val="en-GB"/>
                </w:rPr>
              </w:ins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E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i</m:t>
            </m:r>
          </m:sub>
        </m:sSub>
        <m:r>
          <w:rPr>
            <w:rFonts w:ascii="Cambria Math" w:eastAsiaTheme="minorEastAsia" w:hAnsi="Cambria Math"/>
            <w:lang w:val="en-GB"/>
          </w:rPr>
          <m:t>=</m:t>
        </m:r>
        <m:sSub>
          <m:sSubPr>
            <m:ctrlPr>
              <w:ins w:id="38" w:author="Ignace Pelckmans" w:date="2026-02-26T11:25:00Z" w16du:dateUtc="2026-02-26T10:25:00Z">
                <w:rPr>
                  <w:rFonts w:ascii="Cambria Math" w:eastAsiaTheme="minorEastAsia" w:hAnsi="Cambria Math"/>
                  <w:i/>
                  <w:lang w:val="en-GB"/>
                </w:rPr>
              </w:ins>
            </m:ctrlPr>
          </m:sSubPr>
          <m:e>
            <m:sSub>
              <m:sSubPr>
                <m:ctrlPr>
                  <w:ins w:id="39" w:author="Ignace Pelckmans" w:date="2026-02-26T11:25:00Z" w16du:dateUtc="2026-02-26T10:25:00Z">
                    <w:rPr>
                      <w:rFonts w:ascii="Cambria Math" w:eastAsiaTheme="minorEastAsia" w:hAnsi="Cambria Math"/>
                      <w:i/>
                      <w:lang w:val="en-GB"/>
                    </w:rPr>
                  </w:ins>
                </m:ctrlPr>
              </m:sSubPr>
              <m:e>
                <m:r>
                  <w:rPr>
                    <w:rFonts w:ascii="Cambria Math" w:eastAsiaTheme="minorEastAsia" w:hAnsi="Cambria Math"/>
                    <w:lang w:val="en-GB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  <w:lang w:val="en-GB"/>
                  </w:rPr>
                  <m:t>om,i</m:t>
                </m:r>
              </m:sub>
            </m:sSub>
            <m:d>
              <m:dPr>
                <m:ctrlPr>
                  <w:ins w:id="40" w:author="Ignace Pelckmans" w:date="2026-02-26T11:25:00Z" w16du:dateUtc="2026-02-26T10:25:00Z">
                    <w:rPr>
                      <w:rFonts w:ascii="Cambria Math" w:eastAsiaTheme="minorEastAsia" w:hAnsi="Cambria Math"/>
                      <w:i/>
                      <w:lang w:val="en-GB"/>
                    </w:rPr>
                  </w:ins>
                </m:ctrlPr>
              </m:dPr>
              <m:e>
                <m:sSub>
                  <m:sSubPr>
                    <m:ctrlPr>
                      <w:ins w:id="41" w:author="Ignace Pelckmans" w:date="2026-02-26T11:25:00Z" w16du:dateUtc="2026-02-26T10:25:00Z">
                        <w:rPr>
                          <w:rFonts w:ascii="Cambria Math" w:eastAsiaTheme="minorEastAsia" w:hAnsi="Cambria Math"/>
                          <w:i/>
                          <w:lang w:val="en-GB"/>
                        </w:rPr>
                      </w:ins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GB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GB"/>
                      </w:rPr>
                      <m:t>om,i</m:t>
                    </m:r>
                  </m:sub>
                </m:sSub>
              </m:e>
            </m:d>
            <m:r>
              <w:rPr>
                <w:rFonts w:ascii="Cambria Math" w:eastAsiaTheme="minorEastAsia" w:hAnsi="Cambria Math"/>
                <w:lang w:val="en-GB"/>
              </w:rPr>
              <m:t>+</m:t>
            </m:r>
            <m:d>
              <m:dPr>
                <m:ctrlPr>
                  <w:ins w:id="42" w:author="Ignace Pelckmans" w:date="2026-02-26T11:25:00Z" w16du:dateUtc="2026-02-26T10:25:00Z">
                    <w:rPr>
                      <w:rFonts w:ascii="Cambria Math" w:eastAsiaTheme="minorEastAsia" w:hAnsi="Cambria Math"/>
                      <w:i/>
                      <w:lang w:val="en-GB"/>
                    </w:rPr>
                  </w:ins>
                </m:ctrlPr>
              </m:dPr>
              <m:e>
                <m:r>
                  <w:rPr>
                    <w:rFonts w:ascii="Cambria Math" w:eastAsiaTheme="minorEastAsia" w:hAnsi="Cambria Math"/>
                    <w:lang w:val="en-GB"/>
                  </w:rPr>
                  <m:t>1-</m:t>
                </m:r>
                <m:sSub>
                  <m:sSubPr>
                    <m:ctrlPr>
                      <w:ins w:id="43" w:author="Ignace Pelckmans" w:date="2026-02-26T11:25:00Z" w16du:dateUtc="2026-02-26T10:25:00Z">
                        <w:rPr>
                          <w:rFonts w:ascii="Cambria Math" w:eastAsiaTheme="minorEastAsia" w:hAnsi="Cambria Math"/>
                          <w:i/>
                          <w:lang w:val="en-GB"/>
                        </w:rPr>
                      </w:ins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GB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GB"/>
                      </w:rPr>
                      <m:t>om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GB"/>
                  </w:rPr>
                  <m:t>,i</m:t>
                </m:r>
              </m:e>
            </m:d>
            <m:r>
              <w:rPr>
                <w:rFonts w:ascii="Cambria Math" w:eastAsiaTheme="minorEastAsia" w:hAnsi="Cambria Math"/>
                <w:lang w:val="en-GB"/>
              </w:rPr>
              <m:t xml:space="preserve"> E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min,i</m:t>
            </m:r>
          </m:sub>
        </m:sSub>
      </m:oMath>
      <w:r w:rsidR="006F32AD">
        <w:rPr>
          <w:rFonts w:eastAsiaTheme="minorEastAsia"/>
          <w:lang w:val="en-GB"/>
        </w:rPr>
        <w:tab/>
        <w:t>(eq. 3.2)</w:t>
      </w:r>
    </w:p>
    <w:p w14:paraId="5E5FFB3C" w14:textId="77777777" w:rsidR="00881AEE" w:rsidRDefault="00881AEE" w:rsidP="006F32AD">
      <w:pPr>
        <w:pStyle w:val="ListParagraph"/>
        <w:jc w:val="center"/>
        <w:rPr>
          <w:rFonts w:eastAsiaTheme="minorEastAsia"/>
          <w:lang w:val="en-GB"/>
        </w:rPr>
      </w:pPr>
    </w:p>
    <w:p w14:paraId="11D94F91" w14:textId="540CE0D0" w:rsidR="00881AEE" w:rsidRDefault="00000000" w:rsidP="006F32AD">
      <w:pPr>
        <w:pStyle w:val="ListParagraph"/>
        <w:jc w:val="center"/>
        <w:rPr>
          <w:rFonts w:eastAsiaTheme="minorEastAsia"/>
          <w:lang w:val="en-GB"/>
        </w:rPr>
      </w:pPr>
      <m:oMath>
        <m:sSub>
          <m:sSubPr>
            <m:ctrlPr>
              <w:ins w:id="44" w:author="Ignace Pelckmans" w:date="2026-02-26T11:25:00Z" w16du:dateUtc="2026-02-26T10:25:00Z">
                <w:rPr>
                  <w:rFonts w:ascii="Cambria Math" w:eastAsiaTheme="minorEastAsia" w:hAnsi="Cambria Math"/>
                  <w:i/>
                  <w:lang w:val="en-GB"/>
                </w:rPr>
              </w:ins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E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om,i</m:t>
            </m:r>
          </m:sub>
        </m:sSub>
        <m:r>
          <w:rPr>
            <w:rFonts w:ascii="Cambria Math" w:eastAsiaTheme="minorEastAsia" w:hAnsi="Cambria Math"/>
            <w:lang w:val="en-GB"/>
          </w:rPr>
          <m:t>=</m:t>
        </m:r>
        <m:sSub>
          <m:sSubPr>
            <m:ctrlPr>
              <w:ins w:id="45" w:author="Ignace Pelckmans" w:date="2026-02-26T11:25:00Z" w16du:dateUtc="2026-02-26T10:25:00Z">
                <w:rPr>
                  <w:rFonts w:ascii="Cambria Math" w:eastAsiaTheme="minorEastAsia" w:hAnsi="Cambria Math"/>
                  <w:i/>
                  <w:lang w:val="en-GB"/>
                </w:rPr>
              </w:ins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E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om,0</m:t>
            </m:r>
          </m:sub>
        </m:sSub>
        <m:r>
          <w:rPr>
            <w:rFonts w:ascii="Cambria Math" w:eastAsiaTheme="minorEastAsia" w:hAnsi="Cambria Math"/>
            <w:lang w:val="en-GB"/>
          </w:rPr>
          <m:t>-C</m:t>
        </m:r>
        <m:sSub>
          <m:sSubPr>
            <m:ctrlPr>
              <w:ins w:id="46" w:author="Ignace Pelckmans" w:date="2026-02-26T11:28:00Z" w16du:dateUtc="2026-02-26T10:28:00Z">
                <w:rPr>
                  <w:rFonts w:ascii="Cambria Math" w:eastAsiaTheme="minorEastAsia" w:hAnsi="Cambria Math"/>
                  <w:i/>
                  <w:lang w:val="en-GB"/>
                </w:rPr>
              </w:ins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I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om</m:t>
            </m:r>
          </m:sub>
        </m:sSub>
        <m:r>
          <w:rPr>
            <w:rFonts w:ascii="Cambria Math" w:eastAsiaTheme="minorEastAsia" w:hAnsi="Cambria Math"/>
            <w:lang w:val="en-GB"/>
          </w:rPr>
          <m:t>*</m:t>
        </m:r>
        <m:func>
          <m:funcPr>
            <m:ctrlPr>
              <w:ins w:id="47" w:author="Ignace Pelckmans" w:date="2026-02-26T11:25:00Z" w16du:dateUtc="2026-02-26T10:25:00Z">
                <w:rPr>
                  <w:rFonts w:ascii="Cambria Math" w:eastAsiaTheme="minorEastAsia" w:hAnsi="Cambria Math"/>
                  <w:i/>
                  <w:lang w:val="en-GB"/>
                </w:rPr>
              </w:ins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lang w:val="en-GB"/>
              </w:rPr>
              <m:t>log</m:t>
            </m:r>
          </m:fName>
          <m:e>
            <m:d>
              <m:dPr>
                <m:ctrlPr>
                  <w:ins w:id="48" w:author="Ignace Pelckmans" w:date="2026-02-26T11:25:00Z" w16du:dateUtc="2026-02-26T10:25:00Z">
                    <w:rPr>
                      <w:rFonts w:ascii="Cambria Math" w:eastAsiaTheme="minorEastAsia" w:hAnsi="Cambria Math"/>
                      <w:i/>
                      <w:lang w:val="en-GB"/>
                    </w:rPr>
                  </w:ins>
                </m:ctrlPr>
              </m:dPr>
              <m:e>
                <m:f>
                  <m:fPr>
                    <m:ctrlPr>
                      <w:ins w:id="49" w:author="Ignace Pelckmans" w:date="2026-02-26T11:25:00Z" w16du:dateUtc="2026-02-26T10:25:00Z">
                        <w:rPr>
                          <w:rFonts w:ascii="Cambria Math" w:eastAsiaTheme="minorEastAsia" w:hAnsi="Cambria Math"/>
                          <w:i/>
                          <w:lang w:val="en-GB"/>
                        </w:rPr>
                      </w:ins>
                    </m:ctrlPr>
                  </m:fPr>
                  <m:num>
                    <m:sSub>
                      <m:sSubPr>
                        <m:ctrlPr>
                          <w:ins w:id="50" w:author="Ignace Pelckmans" w:date="2026-02-26T11:25:00Z" w16du:dateUtc="2026-02-26T10:25:00Z">
                            <w:rPr>
                              <w:rFonts w:ascii="Cambria Math" w:eastAsiaTheme="minorEastAsia" w:hAnsi="Cambria Math"/>
                              <w:i/>
                              <w:lang w:val="en-GB"/>
                            </w:rPr>
                          </w:ins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GB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GB"/>
                          </w:rPr>
                          <m:t>eff,i</m:t>
                        </m:r>
                      </m:sub>
                    </m:sSub>
                  </m:num>
                  <m:den>
                    <m:sSub>
                      <m:sSubPr>
                        <m:ctrlPr>
                          <w:ins w:id="51" w:author="Ignace Pelckmans" w:date="2026-02-26T11:25:00Z" w16du:dateUtc="2026-02-26T10:25:00Z">
                            <w:rPr>
                              <w:rFonts w:ascii="Cambria Math" w:eastAsiaTheme="minorEastAsia" w:hAnsi="Cambria Math"/>
                              <w:i/>
                              <w:lang w:val="en-GB"/>
                            </w:rPr>
                          </w:ins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GB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GB"/>
                          </w:rPr>
                          <m:t>0</m:t>
                        </m:r>
                      </m:sub>
                    </m:sSub>
                  </m:den>
                </m:f>
              </m:e>
            </m:d>
          </m:e>
        </m:func>
      </m:oMath>
      <w:r w:rsidR="00881AEE">
        <w:rPr>
          <w:rFonts w:eastAsiaTheme="minorEastAsia"/>
          <w:lang w:val="en-GB"/>
        </w:rPr>
        <w:tab/>
      </w:r>
      <w:r w:rsidR="00881AEE">
        <w:rPr>
          <w:rFonts w:eastAsiaTheme="minorEastAsia"/>
          <w:lang w:val="en-GB"/>
        </w:rPr>
        <w:tab/>
        <w:t>(eq. 3.3)</w:t>
      </w:r>
    </w:p>
    <w:p w14:paraId="60A374EF" w14:textId="77777777" w:rsidR="00881AEE" w:rsidRDefault="00881AEE" w:rsidP="006F32AD">
      <w:pPr>
        <w:pStyle w:val="ListParagraph"/>
        <w:jc w:val="center"/>
        <w:rPr>
          <w:rFonts w:eastAsiaTheme="minorEastAsia"/>
          <w:lang w:val="en-GB"/>
        </w:rPr>
      </w:pPr>
    </w:p>
    <w:p w14:paraId="317696D3" w14:textId="1BE8FBB4" w:rsidR="00881AEE" w:rsidRPr="00342D67" w:rsidRDefault="00000000" w:rsidP="00881AEE">
      <w:pPr>
        <w:pStyle w:val="ListParagraph"/>
        <w:jc w:val="center"/>
        <w:rPr>
          <w:rFonts w:eastAsiaTheme="minorEastAsia"/>
          <w:lang w:val="en-GB"/>
        </w:rPr>
      </w:pPr>
      <m:oMath>
        <m:sSub>
          <m:sSubPr>
            <m:ctrlPr>
              <w:ins w:id="52" w:author="Ignace Pelckmans" w:date="2026-02-26T11:25:00Z" w16du:dateUtc="2026-02-26T10:25:00Z">
                <w:rPr>
                  <w:rFonts w:ascii="Cambria Math" w:eastAsiaTheme="minorEastAsia" w:hAnsi="Cambria Math"/>
                  <w:i/>
                  <w:lang w:val="en-GB"/>
                </w:rPr>
              </w:ins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E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min,i</m:t>
            </m:r>
          </m:sub>
        </m:sSub>
        <m:r>
          <w:rPr>
            <w:rFonts w:ascii="Cambria Math" w:eastAsiaTheme="minorEastAsia" w:hAnsi="Cambria Math"/>
            <w:lang w:val="en-GB"/>
          </w:rPr>
          <m:t>=</m:t>
        </m:r>
        <m:sSub>
          <m:sSubPr>
            <m:ctrlPr>
              <w:ins w:id="53" w:author="Ignace Pelckmans" w:date="2026-02-26T11:25:00Z" w16du:dateUtc="2026-02-26T10:25:00Z">
                <w:rPr>
                  <w:rFonts w:ascii="Cambria Math" w:eastAsiaTheme="minorEastAsia" w:hAnsi="Cambria Math"/>
                  <w:i/>
                  <w:lang w:val="en-GB"/>
                </w:rPr>
              </w:ins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E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min,0</m:t>
            </m:r>
          </m:sub>
        </m:sSub>
        <m:r>
          <w:rPr>
            <w:rFonts w:ascii="Cambria Math" w:eastAsiaTheme="minorEastAsia" w:hAnsi="Cambria Math"/>
            <w:lang w:val="en-GB"/>
          </w:rPr>
          <m:t>-C</m:t>
        </m:r>
        <m:sSub>
          <m:sSubPr>
            <m:ctrlPr>
              <w:ins w:id="54" w:author="Ignace Pelckmans" w:date="2026-02-26T11:28:00Z" w16du:dateUtc="2026-02-26T10:28:00Z">
                <w:rPr>
                  <w:rFonts w:ascii="Cambria Math" w:eastAsiaTheme="minorEastAsia" w:hAnsi="Cambria Math"/>
                  <w:i/>
                  <w:lang w:val="en-GB"/>
                </w:rPr>
              </w:ins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I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min</m:t>
            </m:r>
          </m:sub>
        </m:sSub>
        <m:r>
          <w:rPr>
            <w:rFonts w:ascii="Cambria Math" w:eastAsiaTheme="minorEastAsia" w:hAnsi="Cambria Math"/>
            <w:lang w:val="en-GB"/>
          </w:rPr>
          <m:t>*</m:t>
        </m:r>
        <m:func>
          <m:funcPr>
            <m:ctrlPr>
              <w:ins w:id="55" w:author="Ignace Pelckmans" w:date="2026-02-26T11:25:00Z" w16du:dateUtc="2026-02-26T10:25:00Z">
                <w:rPr>
                  <w:rFonts w:ascii="Cambria Math" w:eastAsiaTheme="minorEastAsia" w:hAnsi="Cambria Math"/>
                  <w:i/>
                  <w:lang w:val="en-GB"/>
                </w:rPr>
              </w:ins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lang w:val="en-GB"/>
              </w:rPr>
              <m:t>log</m:t>
            </m:r>
          </m:fName>
          <m:e>
            <m:d>
              <m:dPr>
                <m:ctrlPr>
                  <w:ins w:id="56" w:author="Ignace Pelckmans" w:date="2026-02-26T11:25:00Z" w16du:dateUtc="2026-02-26T10:25:00Z">
                    <w:rPr>
                      <w:rFonts w:ascii="Cambria Math" w:eastAsiaTheme="minorEastAsia" w:hAnsi="Cambria Math"/>
                      <w:i/>
                      <w:lang w:val="en-GB"/>
                    </w:rPr>
                  </w:ins>
                </m:ctrlPr>
              </m:dPr>
              <m:e>
                <m:f>
                  <m:fPr>
                    <m:ctrlPr>
                      <w:ins w:id="57" w:author="Ignace Pelckmans" w:date="2026-02-26T11:25:00Z" w16du:dateUtc="2026-02-26T10:25:00Z">
                        <w:rPr>
                          <w:rFonts w:ascii="Cambria Math" w:eastAsiaTheme="minorEastAsia" w:hAnsi="Cambria Math"/>
                          <w:i/>
                          <w:lang w:val="en-GB"/>
                        </w:rPr>
                      </w:ins>
                    </m:ctrlPr>
                  </m:fPr>
                  <m:num>
                    <m:sSub>
                      <m:sSubPr>
                        <m:ctrlPr>
                          <w:ins w:id="58" w:author="Ignace Pelckmans" w:date="2026-02-26T11:25:00Z" w16du:dateUtc="2026-02-26T10:25:00Z">
                            <w:rPr>
                              <w:rFonts w:ascii="Cambria Math" w:eastAsiaTheme="minorEastAsia" w:hAnsi="Cambria Math"/>
                              <w:i/>
                              <w:lang w:val="en-GB"/>
                            </w:rPr>
                          </w:ins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GB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GB"/>
                          </w:rPr>
                          <m:t>eff,i</m:t>
                        </m:r>
                      </m:sub>
                    </m:sSub>
                  </m:num>
                  <m:den>
                    <m:sSub>
                      <m:sSubPr>
                        <m:ctrlPr>
                          <w:ins w:id="59" w:author="Ignace Pelckmans" w:date="2026-02-26T11:25:00Z" w16du:dateUtc="2026-02-26T10:25:00Z">
                            <w:rPr>
                              <w:rFonts w:ascii="Cambria Math" w:eastAsiaTheme="minorEastAsia" w:hAnsi="Cambria Math"/>
                              <w:i/>
                              <w:lang w:val="en-GB"/>
                            </w:rPr>
                          </w:ins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GB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GB"/>
                          </w:rPr>
                          <m:t>0</m:t>
                        </m:r>
                      </m:sub>
                    </m:sSub>
                  </m:den>
                </m:f>
              </m:e>
            </m:d>
          </m:e>
        </m:func>
      </m:oMath>
      <w:r w:rsidR="00881AEE">
        <w:rPr>
          <w:rFonts w:eastAsiaTheme="minorEastAsia"/>
          <w:lang w:val="en-GB"/>
        </w:rPr>
        <w:tab/>
        <w:t>(eq. 3.4)</w:t>
      </w:r>
    </w:p>
    <w:p w14:paraId="29BDE0B0" w14:textId="77777777" w:rsidR="00342D67" w:rsidRPr="00881AEE" w:rsidRDefault="00342D67" w:rsidP="00881AEE">
      <w:pPr>
        <w:rPr>
          <w:rFonts w:eastAsiaTheme="minorEastAsia"/>
          <w:lang w:val="en-GB"/>
        </w:rPr>
      </w:pPr>
    </w:p>
    <w:p w14:paraId="71822035" w14:textId="6F1BB9AC" w:rsidR="00342D67" w:rsidRPr="00F21B25" w:rsidRDefault="00000000" w:rsidP="006F32AD">
      <w:pPr>
        <w:pStyle w:val="ListParagraph"/>
        <w:jc w:val="center"/>
        <w:rPr>
          <w:rFonts w:eastAsiaTheme="minorEastAsia"/>
          <w:lang w:val="en-GB"/>
        </w:rPr>
      </w:pPr>
      <m:oMath>
        <m:sSub>
          <m:sSubPr>
            <m:ctrlPr>
              <w:ins w:id="60" w:author="Ignace Pelckmans" w:date="2026-02-26T11:25:00Z" w16du:dateUtc="2026-02-26T10:25:00Z">
                <w:rPr>
                  <w:rFonts w:ascii="Cambria Math" w:eastAsiaTheme="minorEastAsia" w:hAnsi="Cambria Math"/>
                  <w:i/>
                  <w:lang w:val="en-GB"/>
                </w:rPr>
              </w:ins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p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om</m:t>
            </m:r>
          </m:sub>
        </m:sSub>
        <m:r>
          <w:rPr>
            <w:rFonts w:ascii="Cambria Math" w:eastAsiaTheme="minorEastAsia" w:hAnsi="Cambria Math"/>
            <w:lang w:val="en-GB"/>
          </w:rPr>
          <m:t>=</m:t>
        </m:r>
        <m:f>
          <m:fPr>
            <m:ctrlPr>
              <w:ins w:id="61" w:author="Ignace Pelckmans" w:date="2026-02-26T11:25:00Z" w16du:dateUtc="2026-02-26T10:25:00Z">
                <w:rPr>
                  <w:rFonts w:ascii="Cambria Math" w:eastAsiaTheme="minorEastAsia" w:hAnsi="Cambria Math"/>
                  <w:i/>
                  <w:lang w:val="en-GB"/>
                </w:rPr>
              </w:ins>
            </m:ctrlPr>
          </m:fPr>
          <m:num>
            <m:r>
              <w:rPr>
                <w:rFonts w:ascii="Cambria Math" w:eastAsiaTheme="minorEastAsia" w:hAnsi="Cambria Math"/>
                <w:lang w:val="en-GB"/>
              </w:rPr>
              <m:t>mas</m:t>
            </m:r>
            <m:sSub>
              <m:sSubPr>
                <m:ctrlPr>
                  <w:ins w:id="62" w:author="Ignace Pelckmans" w:date="2026-02-26T11:25:00Z" w16du:dateUtc="2026-02-26T10:25:00Z">
                    <w:rPr>
                      <w:rFonts w:ascii="Cambria Math" w:eastAsiaTheme="minorEastAsia" w:hAnsi="Cambria Math"/>
                      <w:i/>
                      <w:lang w:val="en-GB"/>
                    </w:rPr>
                  </w:ins>
                </m:ctrlPr>
              </m:sSubPr>
              <m:e>
                <m:r>
                  <w:rPr>
                    <w:rFonts w:ascii="Cambria Math" w:eastAsiaTheme="minorEastAsia" w:hAnsi="Cambria Math"/>
                    <w:lang w:val="en-GB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  <w:lang w:val="en-GB"/>
                  </w:rPr>
                  <m:t>om</m:t>
                </m:r>
              </m:sub>
            </m:sSub>
          </m:num>
          <m:den>
            <m:r>
              <w:rPr>
                <w:rFonts w:ascii="Cambria Math" w:eastAsiaTheme="minorEastAsia" w:hAnsi="Cambria Math"/>
                <w:lang w:val="en-GB"/>
              </w:rPr>
              <m:t>mas</m:t>
            </m:r>
            <m:sSub>
              <m:sSubPr>
                <m:ctrlPr>
                  <w:ins w:id="63" w:author="Ignace Pelckmans" w:date="2026-02-26T11:25:00Z" w16du:dateUtc="2026-02-26T10:25:00Z">
                    <w:rPr>
                      <w:rFonts w:ascii="Cambria Math" w:eastAsiaTheme="minorEastAsia" w:hAnsi="Cambria Math"/>
                      <w:i/>
                      <w:lang w:val="en-GB"/>
                    </w:rPr>
                  </w:ins>
                </m:ctrlPr>
              </m:sSubPr>
              <m:e>
                <m:r>
                  <w:rPr>
                    <w:rFonts w:ascii="Cambria Math" w:eastAsiaTheme="minorEastAsia" w:hAnsi="Cambria Math"/>
                    <w:lang w:val="en-GB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  <w:lang w:val="en-GB"/>
                  </w:rPr>
                  <m:t>min</m:t>
                </m:r>
              </m:sub>
            </m:sSub>
          </m:den>
        </m:f>
      </m:oMath>
      <w:r w:rsidR="006F32AD">
        <w:rPr>
          <w:rFonts w:eastAsiaTheme="minorEastAsia"/>
          <w:lang w:val="en-GB"/>
        </w:rPr>
        <w:tab/>
        <w:t>(eq. 3.</w:t>
      </w:r>
      <w:r w:rsidR="00881AEE">
        <w:rPr>
          <w:rFonts w:eastAsiaTheme="minorEastAsia"/>
          <w:lang w:val="en-GB"/>
        </w:rPr>
        <w:t>5</w:t>
      </w:r>
      <w:r w:rsidR="006F32AD">
        <w:rPr>
          <w:rFonts w:eastAsiaTheme="minorEastAsia"/>
          <w:lang w:val="en-GB"/>
        </w:rPr>
        <w:t>)</w:t>
      </w:r>
    </w:p>
    <w:p w14:paraId="1618C2E9" w14:textId="77777777" w:rsidR="00F21B25" w:rsidRPr="00F21B25" w:rsidRDefault="00F21B25" w:rsidP="00342D67">
      <w:pPr>
        <w:pStyle w:val="ListParagraph"/>
        <w:jc w:val="both"/>
        <w:rPr>
          <w:rFonts w:eastAsiaTheme="minorEastAsia"/>
          <w:lang w:val="en-GB"/>
        </w:rPr>
      </w:pPr>
    </w:p>
    <w:p w14:paraId="73FEFFBC" w14:textId="1F5687F1" w:rsidR="002E3BB0" w:rsidRDefault="00F21B25" w:rsidP="003C74E6">
      <w:pPr>
        <w:pStyle w:val="ListParagraph"/>
        <w:numPr>
          <w:ilvl w:val="0"/>
          <w:numId w:val="3"/>
        </w:numPr>
        <w:jc w:val="both"/>
        <w:rPr>
          <w:rFonts w:eastAsiaTheme="minorEastAsia"/>
          <w:lang w:val="en-GB"/>
        </w:rPr>
      </w:pPr>
      <w:r w:rsidRPr="002E7855">
        <w:rPr>
          <w:rFonts w:ascii="Cambria Math" w:eastAsiaTheme="minorEastAsia" w:hAnsi="Cambria Math"/>
          <w:i/>
          <w:iCs/>
          <w:lang w:val="en-GB"/>
        </w:rPr>
        <w:t>E</w:t>
      </w:r>
      <w:r w:rsidRPr="002E7855">
        <w:rPr>
          <w:rFonts w:ascii="Cambria Math" w:eastAsiaTheme="minorEastAsia" w:hAnsi="Cambria Math"/>
          <w:i/>
          <w:iCs/>
          <w:vertAlign w:val="subscript"/>
          <w:lang w:val="en-GB"/>
        </w:rPr>
        <w:t>0</w:t>
      </w:r>
      <w:r w:rsidRPr="002E7855">
        <w:rPr>
          <w:rFonts w:eastAsiaTheme="minorEastAsia"/>
          <w:lang w:val="en-GB"/>
        </w:rPr>
        <w:t xml:space="preserve"> is the void ratio at reference state, which here is considered to be the upper sediment layer.</w:t>
      </w:r>
      <w:r w:rsidR="002E3BB0">
        <w:rPr>
          <w:rFonts w:eastAsiaTheme="minorEastAsia"/>
          <w:lang w:val="en-GB"/>
        </w:rPr>
        <w:t xml:space="preserve"> By assuming the particle densities for the mineral and organic fraction </w:t>
      </w:r>
      <m:oMath>
        <m:sSub>
          <m:sSubPr>
            <m:ctrlPr>
              <w:ins w:id="64" w:author="Ignace Pelckmans" w:date="2026-03-02T10:55:00Z" w16du:dateUtc="2026-03-02T09:55:00Z">
                <w:rPr>
                  <w:rFonts w:ascii="Cambria Math" w:eastAsiaTheme="minorEastAsia" w:hAnsi="Cambria Math"/>
                  <w:i/>
                  <w:lang w:val="en-GB"/>
                </w:rPr>
              </w:ins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ρ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s, min</m:t>
            </m:r>
          </m:sub>
        </m:sSub>
        <m:r>
          <w:rPr>
            <w:rFonts w:ascii="Cambria Math" w:eastAsiaTheme="minorEastAsia" w:hAnsi="Cambria Math"/>
            <w:lang w:val="en-GB"/>
          </w:rPr>
          <m:t xml:space="preserve">=2600 kg </m:t>
        </m:r>
        <m:sSup>
          <m:sSupPr>
            <m:ctrlPr>
              <w:ins w:id="65" w:author="Ignace Pelckmans" w:date="2026-03-02T10:55:00Z" w16du:dateUtc="2026-03-02T09:55:00Z">
                <w:rPr>
                  <w:rFonts w:ascii="Cambria Math" w:eastAsiaTheme="minorEastAsia" w:hAnsi="Cambria Math"/>
                  <w:i/>
                  <w:lang w:val="en-GB"/>
                </w:rPr>
              </w:ins>
            </m:ctrlPr>
          </m:sSupPr>
          <m:e>
            <m:r>
              <w:rPr>
                <w:rFonts w:ascii="Cambria Math" w:eastAsiaTheme="minorEastAsia" w:hAnsi="Cambria Math"/>
                <w:lang w:val="en-GB"/>
              </w:rPr>
              <m:t>m</m:t>
            </m:r>
          </m:e>
          <m:sup>
            <m:r>
              <w:rPr>
                <w:rFonts w:ascii="Cambria Math" w:eastAsiaTheme="minorEastAsia" w:hAnsi="Cambria Math"/>
                <w:lang w:val="en-GB"/>
              </w:rPr>
              <m:t>-3</m:t>
            </m:r>
          </m:sup>
        </m:sSup>
      </m:oMath>
      <w:r w:rsidR="002E3BB0">
        <w:rPr>
          <w:rFonts w:eastAsiaTheme="minorEastAsia"/>
          <w:lang w:val="en-GB"/>
        </w:rPr>
        <w:t xml:space="preserve"> and </w:t>
      </w:r>
      <m:oMath>
        <m:sSub>
          <m:sSubPr>
            <m:ctrlPr>
              <w:ins w:id="66" w:author="Ignace Pelckmans" w:date="2026-03-02T10:55:00Z" w16du:dateUtc="2026-03-02T09:55:00Z">
                <w:rPr>
                  <w:rFonts w:ascii="Cambria Math" w:eastAsiaTheme="minorEastAsia" w:hAnsi="Cambria Math"/>
                  <w:i/>
                  <w:lang w:val="en-GB"/>
                </w:rPr>
              </w:ins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ρ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s, om</m:t>
            </m:r>
          </m:sub>
        </m:sSub>
        <m:r>
          <w:rPr>
            <w:rFonts w:ascii="Cambria Math" w:eastAsiaTheme="minorEastAsia" w:hAnsi="Cambria Math"/>
            <w:lang w:val="en-GB"/>
          </w:rPr>
          <m:t xml:space="preserve">=1300 kg </m:t>
        </m:r>
        <m:sSup>
          <m:sSupPr>
            <m:ctrlPr>
              <w:ins w:id="67" w:author="Ignace Pelckmans" w:date="2026-03-02T10:55:00Z" w16du:dateUtc="2026-03-02T09:55:00Z">
                <w:rPr>
                  <w:rFonts w:ascii="Cambria Math" w:eastAsiaTheme="minorEastAsia" w:hAnsi="Cambria Math"/>
                  <w:i/>
                  <w:lang w:val="en-GB"/>
                </w:rPr>
              </w:ins>
            </m:ctrlPr>
          </m:sSupPr>
          <m:e>
            <m:r>
              <w:rPr>
                <w:rFonts w:ascii="Cambria Math" w:eastAsiaTheme="minorEastAsia" w:hAnsi="Cambria Math"/>
                <w:lang w:val="en-GB"/>
              </w:rPr>
              <m:t>m</m:t>
            </m:r>
          </m:e>
          <m:sup>
            <m:r>
              <w:rPr>
                <w:rFonts w:ascii="Cambria Math" w:eastAsiaTheme="minorEastAsia" w:hAnsi="Cambria Math"/>
                <w:lang w:val="en-GB"/>
              </w:rPr>
              <m:t>-3</m:t>
            </m:r>
          </m:sup>
        </m:sSup>
      </m:oMath>
      <w:r w:rsidR="002E3BB0">
        <w:rPr>
          <w:rFonts w:eastAsiaTheme="minorEastAsia"/>
          <w:lang w:val="en-GB"/>
        </w:rPr>
        <w:t xml:space="preserve"> and C to total organic material ratio of .52 </w:t>
      </w:r>
      <w:sdt>
        <w:sdtPr>
          <w:rPr>
            <w:rFonts w:eastAsiaTheme="minorEastAsia"/>
            <w:lang w:val="en-GB"/>
          </w:rPr>
          <w:alias w:val="SmartCite Citation"/>
          <w:tag w:val="4bce4e7b-1851-4a94-9ace-e2a76cf6ebd7:8db97e4a-ab5c-4d6c-815e-ce5a8f492f0d+"/>
          <w:id w:val="751399538"/>
          <w:placeholder>
            <w:docPart w:val="287BA4FA65D9E24691DDE89AFD7EECF8"/>
          </w:placeholder>
        </w:sdtPr>
        <w:sdtContent>
          <w:r w:rsidR="00884E5E" w:rsidRPr="00884E5E">
            <w:rPr>
              <w:rFonts w:ascii="Aptos" w:eastAsia="Times New Roman" w:hAnsi="Aptos"/>
            </w:rPr>
            <w:t>(Ouyang and Lee, 2020)</w:t>
          </w:r>
        </w:sdtContent>
      </w:sdt>
      <w:r w:rsidR="002E3BB0">
        <w:rPr>
          <w:rFonts w:eastAsiaTheme="minorEastAsia"/>
          <w:lang w:val="en-GB"/>
        </w:rPr>
        <w:t xml:space="preserve">, we can calculate </w:t>
      </w:r>
      <w:r w:rsidR="002E3BB0" w:rsidRPr="002E7855">
        <w:rPr>
          <w:rFonts w:ascii="Cambria Math" w:eastAsiaTheme="minorEastAsia" w:hAnsi="Cambria Math"/>
          <w:i/>
          <w:iCs/>
          <w:lang w:val="en-GB"/>
        </w:rPr>
        <w:t>E</w:t>
      </w:r>
      <w:r w:rsidR="002E3BB0" w:rsidRPr="002E7855">
        <w:rPr>
          <w:rFonts w:ascii="Cambria Math" w:eastAsiaTheme="minorEastAsia" w:hAnsi="Cambria Math"/>
          <w:i/>
          <w:iCs/>
          <w:vertAlign w:val="subscript"/>
          <w:lang w:val="en-GB"/>
        </w:rPr>
        <w:t>0</w:t>
      </w:r>
      <w:r w:rsidR="002E3BB0" w:rsidRPr="002E7855">
        <w:rPr>
          <w:rFonts w:eastAsiaTheme="minorEastAsia"/>
          <w:lang w:val="en-GB"/>
        </w:rPr>
        <w:t xml:space="preserve"> </w:t>
      </w:r>
      <w:r w:rsidR="002E3BB0">
        <w:rPr>
          <w:rFonts w:eastAsiaTheme="minorEastAsia"/>
          <w:lang w:val="en-GB"/>
        </w:rPr>
        <w:t xml:space="preserve">based on dry bulk density (DBD) measurements from the Kopecky samples of the top sediment layer from Faras. Note that these are lumped </w:t>
      </w:r>
      <w:r w:rsidR="002E3BB0" w:rsidRPr="002E7855">
        <w:rPr>
          <w:rFonts w:ascii="Cambria Math" w:eastAsiaTheme="minorEastAsia" w:hAnsi="Cambria Math"/>
          <w:i/>
          <w:iCs/>
          <w:lang w:val="en-GB"/>
        </w:rPr>
        <w:t>E</w:t>
      </w:r>
      <w:r w:rsidR="002E3BB0" w:rsidRPr="002E7855">
        <w:rPr>
          <w:rFonts w:ascii="Cambria Math" w:eastAsiaTheme="minorEastAsia" w:hAnsi="Cambria Math"/>
          <w:i/>
          <w:iCs/>
          <w:vertAlign w:val="subscript"/>
          <w:lang w:val="en-GB"/>
        </w:rPr>
        <w:t>0</w:t>
      </w:r>
      <w:r w:rsidR="002E3BB0">
        <w:rPr>
          <w:rFonts w:eastAsiaTheme="minorEastAsia"/>
          <w:lang w:val="en-GB"/>
        </w:rPr>
        <w:t xml:space="preserve">. We can rewrite eq. 3.2, for </w:t>
      </w:r>
      <w:r w:rsidR="002E3BB0" w:rsidRPr="002E7855">
        <w:rPr>
          <w:rFonts w:ascii="Cambria Math" w:eastAsiaTheme="minorEastAsia" w:hAnsi="Cambria Math"/>
          <w:i/>
          <w:iCs/>
          <w:lang w:val="en-GB"/>
        </w:rPr>
        <w:t>E</w:t>
      </w:r>
      <w:r w:rsidR="002E3BB0" w:rsidRPr="002E7855">
        <w:rPr>
          <w:rFonts w:ascii="Cambria Math" w:eastAsiaTheme="minorEastAsia" w:hAnsi="Cambria Math"/>
          <w:i/>
          <w:iCs/>
          <w:vertAlign w:val="subscript"/>
          <w:lang w:val="en-GB"/>
        </w:rPr>
        <w:t>0</w:t>
      </w:r>
      <w:r w:rsidR="002E3BB0">
        <w:rPr>
          <w:rFonts w:eastAsiaTheme="minorEastAsia"/>
          <w:lang w:val="en-GB"/>
        </w:rPr>
        <w:t>:</w:t>
      </w:r>
    </w:p>
    <w:p w14:paraId="3EB8164D" w14:textId="77777777" w:rsidR="002E3BB0" w:rsidRDefault="002E3BB0" w:rsidP="002E3BB0">
      <w:pPr>
        <w:pStyle w:val="ListParagraph"/>
        <w:ind w:left="502"/>
        <w:jc w:val="both"/>
        <w:rPr>
          <w:rFonts w:eastAsiaTheme="minorEastAsia"/>
          <w:lang w:val="en-GB"/>
        </w:rPr>
      </w:pPr>
    </w:p>
    <w:p w14:paraId="008B0D9B" w14:textId="03B5FEA4" w:rsidR="002E3BB0" w:rsidRDefault="00000000" w:rsidP="00A11346">
      <w:pPr>
        <w:pStyle w:val="ListParagraph"/>
        <w:ind w:left="502"/>
        <w:jc w:val="center"/>
        <w:rPr>
          <w:rFonts w:eastAsiaTheme="minorEastAsia"/>
          <w:lang w:val="en-GB"/>
        </w:rPr>
      </w:pPr>
      <m:oMath>
        <m:sSub>
          <m:sSubPr>
            <m:ctrlPr>
              <w:ins w:id="68" w:author="Ignace Pelckmans" w:date="2026-03-02T11:02:00Z" w16du:dateUtc="2026-03-02T10:02:00Z">
                <w:rPr>
                  <w:rFonts w:ascii="Cambria Math" w:eastAsiaTheme="minorEastAsia" w:hAnsi="Cambria Math"/>
                  <w:i/>
                  <w:lang w:val="en-GB"/>
                </w:rPr>
              </w:ins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E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0</m:t>
            </m:r>
          </m:sub>
        </m:sSub>
        <m:r>
          <w:rPr>
            <w:rFonts w:ascii="Cambria Math" w:eastAsiaTheme="minorEastAsia" w:hAnsi="Cambria Math"/>
            <w:lang w:val="en-GB"/>
          </w:rPr>
          <m:t>=</m:t>
        </m:r>
        <m:sSub>
          <m:sSubPr>
            <m:ctrlPr>
              <w:ins w:id="69" w:author="Ignace Pelckmans" w:date="2026-03-02T11:03:00Z" w16du:dateUtc="2026-03-02T10:03:00Z">
                <w:rPr>
                  <w:rFonts w:ascii="Cambria Math" w:eastAsiaTheme="minorEastAsia" w:hAnsi="Cambria Math"/>
                  <w:i/>
                  <w:lang w:val="en-GB"/>
                </w:rPr>
              </w:ins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(E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0, om</m:t>
            </m:r>
          </m:sub>
        </m:sSub>
        <m:sSub>
          <m:sSubPr>
            <m:ctrlPr>
              <w:ins w:id="70" w:author="Ignace Pelckmans" w:date="2026-03-02T11:03:00Z" w16du:dateUtc="2026-03-02T10:03:00Z">
                <w:rPr>
                  <w:rFonts w:ascii="Cambria Math" w:eastAsiaTheme="minorEastAsia" w:hAnsi="Cambria Math"/>
                  <w:i/>
                  <w:lang w:val="en-GB"/>
                </w:rPr>
              </w:ins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-E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0,min</m:t>
            </m:r>
          </m:sub>
        </m:sSub>
        <m:r>
          <w:rPr>
            <w:rFonts w:ascii="Cambria Math" w:eastAsiaTheme="minorEastAsia" w:hAnsi="Cambria Math"/>
            <w:lang w:val="en-GB"/>
          </w:rPr>
          <m:t>)*</m:t>
        </m:r>
        <m:sSub>
          <m:sSubPr>
            <m:ctrlPr>
              <w:ins w:id="71" w:author="Ignace Pelckmans" w:date="2026-03-02T11:03:00Z" w16du:dateUtc="2026-03-02T10:03:00Z">
                <w:rPr>
                  <w:rFonts w:ascii="Cambria Math" w:eastAsiaTheme="minorEastAsia" w:hAnsi="Cambria Math"/>
                  <w:i/>
                  <w:lang w:val="en-GB"/>
                </w:rPr>
              </w:ins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p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om</m:t>
            </m:r>
          </m:sub>
        </m:sSub>
        <m:r>
          <w:rPr>
            <w:rFonts w:ascii="Cambria Math" w:eastAsiaTheme="minorEastAsia" w:hAnsi="Cambria Math"/>
            <w:lang w:val="en-GB"/>
          </w:rPr>
          <m:t xml:space="preserve">+ </m:t>
        </m:r>
        <m:sSub>
          <m:sSubPr>
            <m:ctrlPr>
              <w:ins w:id="72" w:author="Ignace Pelckmans" w:date="2026-03-02T11:03:00Z" w16du:dateUtc="2026-03-02T10:03:00Z">
                <w:rPr>
                  <w:rFonts w:ascii="Cambria Math" w:eastAsiaTheme="minorEastAsia" w:hAnsi="Cambria Math"/>
                  <w:i/>
                  <w:lang w:val="en-GB"/>
                </w:rPr>
              </w:ins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E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0,min</m:t>
            </m:r>
          </m:sub>
        </m:sSub>
      </m:oMath>
      <w:r w:rsidR="00A11346">
        <w:rPr>
          <w:rFonts w:eastAsiaTheme="minorEastAsia"/>
          <w:lang w:val="en-GB"/>
        </w:rPr>
        <w:t xml:space="preserve"> (eq. 3.6)</w:t>
      </w:r>
    </w:p>
    <w:p w14:paraId="58444B25" w14:textId="080EA292" w:rsidR="00D765E3" w:rsidRDefault="002E3BB0" w:rsidP="002E3BB0">
      <w:pPr>
        <w:pStyle w:val="ListParagraph"/>
        <w:ind w:left="502"/>
        <w:jc w:val="both"/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br/>
      </w:r>
      <w:r>
        <w:rPr>
          <w:rFonts w:eastAsiaTheme="minorEastAsia"/>
          <w:lang w:val="en-GB"/>
        </w:rPr>
        <w:br/>
      </w:r>
      <w:r w:rsidR="00D765E3">
        <w:rPr>
          <w:rFonts w:eastAsiaTheme="minorEastAsia"/>
          <w:lang w:val="en-GB"/>
        </w:rPr>
        <w:t xml:space="preserve">I plotted a linear regression to predict </w:t>
      </w:r>
      <w:r w:rsidR="00D765E3" w:rsidRPr="002E7855">
        <w:rPr>
          <w:rFonts w:ascii="Cambria Math" w:eastAsiaTheme="minorEastAsia" w:hAnsi="Cambria Math"/>
          <w:i/>
          <w:iCs/>
          <w:lang w:val="en-GB"/>
        </w:rPr>
        <w:t>E</w:t>
      </w:r>
      <w:r w:rsidR="00D765E3" w:rsidRPr="002E7855">
        <w:rPr>
          <w:rFonts w:ascii="Cambria Math" w:eastAsiaTheme="minorEastAsia" w:hAnsi="Cambria Math"/>
          <w:i/>
          <w:iCs/>
          <w:vertAlign w:val="subscript"/>
          <w:lang w:val="en-GB"/>
        </w:rPr>
        <w:t>0</w:t>
      </w:r>
      <w:r w:rsidR="00D765E3">
        <w:rPr>
          <w:rFonts w:eastAsiaTheme="minorEastAsia"/>
          <w:lang w:val="en-GB"/>
        </w:rPr>
        <w:t xml:space="preserve"> based on organic matter content. T</w:t>
      </w:r>
      <w:r w:rsidR="004502F5" w:rsidRPr="002E7855">
        <w:rPr>
          <w:rFonts w:eastAsiaTheme="minorEastAsia"/>
          <w:lang w:val="en-GB"/>
        </w:rPr>
        <w:t xml:space="preserve">he intercept of that linear regression represents </w:t>
      </w:r>
      <w:r w:rsidR="004502F5" w:rsidRPr="002E7855">
        <w:rPr>
          <w:rFonts w:ascii="Cambria Math" w:eastAsiaTheme="minorEastAsia" w:hAnsi="Cambria Math"/>
          <w:i/>
          <w:iCs/>
          <w:lang w:val="en-GB"/>
        </w:rPr>
        <w:t>E</w:t>
      </w:r>
      <w:proofErr w:type="gramStart"/>
      <w:r w:rsidR="004502F5" w:rsidRPr="002E7855">
        <w:rPr>
          <w:rFonts w:ascii="Cambria Math" w:eastAsiaTheme="minorEastAsia" w:hAnsi="Cambria Math"/>
          <w:i/>
          <w:iCs/>
          <w:vertAlign w:val="subscript"/>
          <w:lang w:val="en-GB"/>
        </w:rPr>
        <w:t>0,min</w:t>
      </w:r>
      <w:proofErr w:type="gramEnd"/>
      <w:r w:rsidR="002E2E64" w:rsidRPr="002E7855">
        <w:rPr>
          <w:rFonts w:ascii="Cambria Math" w:eastAsiaTheme="minorEastAsia" w:hAnsi="Cambria Math"/>
          <w:i/>
          <w:iCs/>
          <w:vertAlign w:val="subscript"/>
          <w:lang w:val="en-GB"/>
        </w:rPr>
        <w:t xml:space="preserve"> </w:t>
      </w:r>
      <w:r w:rsidR="002E2E64" w:rsidRPr="002E7855">
        <w:rPr>
          <w:rFonts w:eastAsiaTheme="minorEastAsia"/>
          <w:lang w:val="en-GB"/>
        </w:rPr>
        <w:t>and equals 0.87</w:t>
      </w:r>
      <w:r w:rsidR="004502F5" w:rsidRPr="002E7855">
        <w:rPr>
          <w:rFonts w:ascii="Cambria Math" w:eastAsiaTheme="minorEastAsia" w:hAnsi="Cambria Math"/>
          <w:i/>
          <w:iCs/>
          <w:lang w:val="en-GB"/>
        </w:rPr>
        <w:t xml:space="preserve">, </w:t>
      </w:r>
      <w:r w:rsidR="004502F5" w:rsidRPr="002E7855">
        <w:rPr>
          <w:rFonts w:eastAsiaTheme="minorEastAsia"/>
          <w:lang w:val="en-GB"/>
        </w:rPr>
        <w:t xml:space="preserve">and the sum of the slope and intercept </w:t>
      </w:r>
      <w:r w:rsidR="004502F5" w:rsidRPr="002E7855">
        <w:rPr>
          <w:rFonts w:ascii="Cambria Math" w:eastAsiaTheme="minorEastAsia" w:hAnsi="Cambria Math"/>
          <w:i/>
          <w:iCs/>
          <w:lang w:val="en-GB"/>
        </w:rPr>
        <w:t>E</w:t>
      </w:r>
      <w:r w:rsidR="004502F5" w:rsidRPr="002E7855">
        <w:rPr>
          <w:rFonts w:ascii="Cambria Math" w:eastAsiaTheme="minorEastAsia" w:hAnsi="Cambria Math"/>
          <w:i/>
          <w:iCs/>
          <w:vertAlign w:val="subscript"/>
          <w:lang w:val="en-GB"/>
        </w:rPr>
        <w:t xml:space="preserve">0, </w:t>
      </w:r>
      <w:proofErr w:type="gramStart"/>
      <w:r w:rsidR="004502F5" w:rsidRPr="002E7855">
        <w:rPr>
          <w:rFonts w:ascii="Cambria Math" w:eastAsiaTheme="minorEastAsia" w:hAnsi="Cambria Math"/>
          <w:i/>
          <w:iCs/>
          <w:vertAlign w:val="subscript"/>
          <w:lang w:val="en-GB"/>
        </w:rPr>
        <w:t>om</w:t>
      </w:r>
      <w:r w:rsidR="002E2E64" w:rsidRPr="002E7855">
        <w:rPr>
          <w:rFonts w:ascii="Cambria Math" w:eastAsiaTheme="minorEastAsia" w:hAnsi="Cambria Math"/>
          <w:i/>
          <w:iCs/>
          <w:vertAlign w:val="subscript"/>
          <w:lang w:val="en-GB"/>
        </w:rPr>
        <w:t xml:space="preserve">  </w:t>
      </w:r>
      <w:r w:rsidR="002E2E64" w:rsidRPr="002E7855">
        <w:rPr>
          <w:rFonts w:eastAsiaTheme="minorEastAsia"/>
          <w:lang w:val="en-GB"/>
        </w:rPr>
        <w:t>equal</w:t>
      </w:r>
      <w:proofErr w:type="gramEnd"/>
      <w:r w:rsidR="002E2E64" w:rsidRPr="002E7855">
        <w:rPr>
          <w:rFonts w:eastAsiaTheme="minorEastAsia"/>
          <w:lang w:val="en-GB"/>
        </w:rPr>
        <w:t xml:space="preserve"> to 27.5</w:t>
      </w:r>
      <w:r w:rsidR="004502F5" w:rsidRPr="002E7855">
        <w:rPr>
          <w:rFonts w:ascii="Cambria Math" w:eastAsiaTheme="minorEastAsia" w:hAnsi="Cambria Math"/>
          <w:i/>
          <w:iCs/>
          <w:vertAlign w:val="subscript"/>
          <w:lang w:val="en-GB"/>
        </w:rPr>
        <w:t>.</w:t>
      </w:r>
      <w:r w:rsidR="002E2E64" w:rsidRPr="002E7855">
        <w:rPr>
          <w:rFonts w:ascii="Cambria Math" w:eastAsiaTheme="minorEastAsia" w:hAnsi="Cambria Math"/>
          <w:i/>
          <w:iCs/>
          <w:vertAlign w:val="subscript"/>
          <w:lang w:val="en-GB"/>
        </w:rPr>
        <w:t xml:space="preserve"> </w:t>
      </w:r>
      <w:r w:rsidR="002E2E64" w:rsidRPr="002E7855">
        <w:rPr>
          <w:rFonts w:eastAsiaTheme="minorEastAsia"/>
          <w:lang w:val="en-GB"/>
        </w:rPr>
        <w:t>Note the exceptionally high value of</w:t>
      </w:r>
      <w:r w:rsidR="002E2E64" w:rsidRPr="002E7855">
        <w:rPr>
          <w:rFonts w:ascii="Cambria Math" w:eastAsiaTheme="minorEastAsia" w:hAnsi="Cambria Math"/>
          <w:i/>
          <w:iCs/>
          <w:lang w:val="en-GB"/>
        </w:rPr>
        <w:t xml:space="preserve"> E</w:t>
      </w:r>
      <w:r w:rsidR="002E2E64" w:rsidRPr="002E7855">
        <w:rPr>
          <w:rFonts w:ascii="Cambria Math" w:eastAsiaTheme="minorEastAsia" w:hAnsi="Cambria Math"/>
          <w:i/>
          <w:iCs/>
          <w:vertAlign w:val="subscript"/>
          <w:lang w:val="en-GB"/>
        </w:rPr>
        <w:t xml:space="preserve">0, </w:t>
      </w:r>
      <w:proofErr w:type="gramStart"/>
      <w:r w:rsidR="002E2E64" w:rsidRPr="002E7855">
        <w:rPr>
          <w:rFonts w:ascii="Cambria Math" w:eastAsiaTheme="minorEastAsia" w:hAnsi="Cambria Math"/>
          <w:i/>
          <w:iCs/>
          <w:vertAlign w:val="subscript"/>
          <w:lang w:val="en-GB"/>
        </w:rPr>
        <w:t xml:space="preserve">om  </w:t>
      </w:r>
      <w:r w:rsidR="002E2E64" w:rsidRPr="002E7855">
        <w:rPr>
          <w:rFonts w:eastAsiaTheme="minorEastAsia"/>
          <w:lang w:val="en-GB"/>
        </w:rPr>
        <w:t>equal</w:t>
      </w:r>
      <w:proofErr w:type="gramEnd"/>
      <w:r w:rsidR="002E2E64" w:rsidRPr="002E7855">
        <w:rPr>
          <w:rFonts w:eastAsiaTheme="minorEastAsia"/>
          <w:lang w:val="en-GB"/>
        </w:rPr>
        <w:t>,</w:t>
      </w:r>
      <w:r w:rsidR="00884E5E">
        <w:rPr>
          <w:rFonts w:eastAsiaTheme="minorEastAsia"/>
          <w:lang w:val="en-GB"/>
        </w:rPr>
        <w:t xml:space="preserve"> explained by logarithmic E – om relation for organic matter contents &gt; 20 % </w:t>
      </w:r>
      <w:sdt>
        <w:sdtPr>
          <w:rPr>
            <w:rFonts w:eastAsiaTheme="minorEastAsia"/>
            <w:lang w:val="en-GB"/>
          </w:rPr>
          <w:alias w:val="SmartCite Citation"/>
          <w:tag w:val="4bce4e7b-1851-4a94-9ace-e2a76cf6ebd7:78668b60-fb62-4ee4-b4b5-a890498db469+"/>
          <w:id w:val="2123954731"/>
          <w:placeholder>
            <w:docPart w:val="DefaultPlaceholder_-1854013440"/>
          </w:placeholder>
        </w:sdtPr>
        <w:sdtContent>
          <w:r w:rsidR="00884E5E" w:rsidRPr="00884E5E">
            <w:rPr>
              <w:rFonts w:ascii="Aptos" w:eastAsia="Times New Roman" w:hAnsi="Aptos"/>
            </w:rPr>
            <w:t>(Robinson et al., 2022)</w:t>
          </w:r>
        </w:sdtContent>
      </w:sdt>
      <w:r w:rsidR="00884E5E">
        <w:rPr>
          <w:rFonts w:eastAsiaTheme="minorEastAsia"/>
          <w:lang w:val="en-GB"/>
        </w:rPr>
        <w:t> ,</w:t>
      </w:r>
      <w:r w:rsidR="002E2E64" w:rsidRPr="002E7855">
        <w:rPr>
          <w:rFonts w:eastAsiaTheme="minorEastAsia"/>
          <w:lang w:val="en-GB"/>
        </w:rPr>
        <w:t xml:space="preserve"> and be cautious assuming these values for more organic soils.</w:t>
      </w:r>
      <w:r w:rsidR="002E2E64" w:rsidRPr="002E7855">
        <w:rPr>
          <w:rFonts w:ascii="Cambria Math" w:eastAsiaTheme="minorEastAsia" w:hAnsi="Cambria Math"/>
          <w:i/>
          <w:iCs/>
          <w:lang w:val="en-GB"/>
        </w:rPr>
        <w:t xml:space="preserve"> </w:t>
      </w:r>
      <w:r w:rsidR="004502F5" w:rsidRPr="002E7855">
        <w:rPr>
          <w:rFonts w:ascii="Cambria Math" w:eastAsiaTheme="minorEastAsia" w:hAnsi="Cambria Math"/>
          <w:i/>
          <w:iCs/>
          <w:vertAlign w:val="subscript"/>
          <w:lang w:val="en-GB"/>
        </w:rPr>
        <w:t xml:space="preserve"> </w:t>
      </w:r>
      <w:r w:rsidR="004502F5" w:rsidRPr="002E7855">
        <w:rPr>
          <w:rFonts w:eastAsiaTheme="minorEastAsia"/>
          <w:lang w:val="en-GB"/>
        </w:rPr>
        <w:t xml:space="preserve">Organic matter contents were calculated by dividing the C content [%] of each sample by 0.52 </w:t>
      </w:r>
      <w:sdt>
        <w:sdtPr>
          <w:rPr>
            <w:rFonts w:eastAsiaTheme="minorEastAsia"/>
            <w:lang w:val="en-GB"/>
          </w:rPr>
          <w:alias w:val="SmartCite Citation"/>
          <w:tag w:val="4bce4e7b-1851-4a94-9ace-e2a76cf6ebd7:8db97e4a-ab5c-4d6c-815e-ce5a8f492f0d+"/>
          <w:id w:val="-1952311482"/>
          <w:placeholder>
            <w:docPart w:val="4D87CD80D934B24D81F18C29B103214A"/>
          </w:placeholder>
        </w:sdtPr>
        <w:sdtContent>
          <w:r w:rsidR="00884E5E" w:rsidRPr="00884E5E">
            <w:rPr>
              <w:rFonts w:ascii="Aptos" w:eastAsia="Times New Roman" w:hAnsi="Aptos"/>
            </w:rPr>
            <w:t>(Ouyang and Lee, 2020)</w:t>
          </w:r>
        </w:sdtContent>
      </w:sdt>
      <w:r w:rsidR="004502F5">
        <w:rPr>
          <w:rStyle w:val="FootnoteReference"/>
          <w:rFonts w:eastAsiaTheme="minorEastAsia"/>
          <w:lang w:val="en-GB"/>
        </w:rPr>
        <w:footnoteReference w:id="1"/>
      </w:r>
      <w:r w:rsidR="004502F5" w:rsidRPr="002E7855">
        <w:rPr>
          <w:rFonts w:eastAsiaTheme="minorEastAsia"/>
          <w:lang w:val="en-GB"/>
        </w:rPr>
        <w:t>.</w:t>
      </w:r>
      <w:r w:rsidR="002E2E64" w:rsidRPr="002E7855">
        <w:rPr>
          <w:rFonts w:eastAsiaTheme="minorEastAsia"/>
          <w:lang w:val="en-GB"/>
        </w:rPr>
        <w:t xml:space="preserve"> </w:t>
      </w:r>
    </w:p>
    <w:p w14:paraId="5E262BA5" w14:textId="77777777" w:rsidR="00D765E3" w:rsidRDefault="00D765E3" w:rsidP="002E3BB0">
      <w:pPr>
        <w:pStyle w:val="ListParagraph"/>
        <w:ind w:left="502"/>
        <w:jc w:val="both"/>
        <w:rPr>
          <w:rFonts w:eastAsiaTheme="minorEastAsia"/>
          <w:lang w:val="en-GB"/>
        </w:rPr>
      </w:pPr>
    </w:p>
    <w:p w14:paraId="3F4D9B4C" w14:textId="077CB928" w:rsidR="00D765E3" w:rsidRDefault="00D765E3" w:rsidP="002E3BB0">
      <w:pPr>
        <w:pStyle w:val="ListParagraph"/>
        <w:ind w:left="502"/>
        <w:jc w:val="both"/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lastRenderedPageBreak/>
        <w:t xml:space="preserve">Note that we do not divide </w:t>
      </w:r>
      <w:r w:rsidRPr="00D765E3">
        <w:rPr>
          <w:rFonts w:ascii="Cambria Math" w:eastAsiaTheme="minorEastAsia" w:hAnsi="Cambria Math"/>
          <w:i/>
          <w:iCs/>
          <w:lang w:val="en-GB"/>
        </w:rPr>
        <w:t>E</w:t>
      </w:r>
      <w:proofErr w:type="gramStart"/>
      <w:r w:rsidRPr="00D765E3">
        <w:rPr>
          <w:rFonts w:ascii="Cambria Math" w:eastAsiaTheme="minorEastAsia" w:hAnsi="Cambria Math"/>
          <w:i/>
          <w:iCs/>
          <w:vertAlign w:val="subscript"/>
          <w:lang w:val="en-GB"/>
        </w:rPr>
        <w:t>0,min</w:t>
      </w:r>
      <w:proofErr w:type="gramEnd"/>
      <w:r>
        <w:rPr>
          <w:rFonts w:eastAsiaTheme="minorEastAsia"/>
          <w:lang w:val="en-GB"/>
        </w:rPr>
        <w:t xml:space="preserve"> into separate values per grain size class (sand, silt, clay), such as been done by Mudd et al. (2009) or </w:t>
      </w:r>
      <w:sdt>
        <w:sdtPr>
          <w:rPr>
            <w:rFonts w:eastAsiaTheme="minorEastAsia"/>
            <w:lang w:val="en-GB"/>
          </w:rPr>
          <w:alias w:val="SmartCite Citation"/>
          <w:tag w:val="4bce4e7b-1851-4a94-9ace-e2a76cf6ebd7:ef5a47e9-f14d-4f60-bd8b-53f21269349a,4bce4e7b-1851-4a94-9ace-e2a76cf6ebd7:702362cf-cd5b-4adf-b9c5-f0e4fbde1aa6+"/>
          <w:id w:val="-551537131"/>
          <w:placeholder>
            <w:docPart w:val="DefaultPlaceholder_-1854013440"/>
          </w:placeholder>
        </w:sdtPr>
        <w:sdtContent>
          <w:r w:rsidR="00884E5E" w:rsidRPr="00884E5E">
            <w:rPr>
              <w:rFonts w:ascii="Aptos" w:eastAsia="Times New Roman" w:hAnsi="Aptos"/>
            </w:rPr>
            <w:t>(Polito, 2023; Suravi et al., 2021)</w:t>
          </w:r>
        </w:sdtContent>
      </w:sdt>
      <w:r>
        <w:rPr>
          <w:rFonts w:eastAsiaTheme="minorEastAsia"/>
          <w:lang w:val="en-GB"/>
        </w:rPr>
        <w:t>. This is because:</w:t>
      </w:r>
    </w:p>
    <w:p w14:paraId="7DA076CB" w14:textId="56328B06" w:rsidR="00D765E3" w:rsidRDefault="00D765E3" w:rsidP="00D765E3">
      <w:pPr>
        <w:pStyle w:val="ListParagraph"/>
        <w:numPr>
          <w:ilvl w:val="0"/>
          <w:numId w:val="5"/>
        </w:numPr>
        <w:jc w:val="both"/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 xml:space="preserve">Faras only performed grain size analysis on a subset of the samples </w:t>
      </w:r>
      <w:r w:rsidR="002D7E52">
        <w:rPr>
          <w:rFonts w:eastAsiaTheme="minorEastAsia"/>
          <w:lang w:val="en-GB"/>
        </w:rPr>
        <w:t>as</w:t>
      </w:r>
      <w:r>
        <w:rPr>
          <w:rFonts w:eastAsiaTheme="minorEastAsia"/>
          <w:lang w:val="en-GB"/>
        </w:rPr>
        <w:t xml:space="preserve"> it is labour intensive</w:t>
      </w:r>
      <w:r w:rsidR="00884E5E">
        <w:rPr>
          <w:rFonts w:eastAsiaTheme="minorEastAsia"/>
          <w:lang w:val="en-GB"/>
        </w:rPr>
        <w:t>.</w:t>
      </w:r>
    </w:p>
    <w:p w14:paraId="27E3EF2F" w14:textId="2DDA48FB" w:rsidR="00D765E3" w:rsidRDefault="00D765E3" w:rsidP="00D765E3">
      <w:pPr>
        <w:pStyle w:val="ListParagraph"/>
        <w:numPr>
          <w:ilvl w:val="0"/>
          <w:numId w:val="5"/>
        </w:numPr>
        <w:jc w:val="both"/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 xml:space="preserve">At this point, in our common implementations of </w:t>
      </w:r>
      <w:r w:rsidR="002D7E52">
        <w:rPr>
          <w:rFonts w:eastAsiaTheme="minorEastAsia"/>
          <w:lang w:val="en-GB"/>
        </w:rPr>
        <w:t>D</w:t>
      </w:r>
      <w:r>
        <w:rPr>
          <w:rFonts w:eastAsiaTheme="minorEastAsia"/>
          <w:lang w:val="en-GB"/>
        </w:rPr>
        <w:t>emeter (or rather GAIA), we only consider one sediment class.</w:t>
      </w:r>
    </w:p>
    <w:p w14:paraId="63FE3D9D" w14:textId="4F03C194" w:rsidR="003C74E6" w:rsidRPr="002E7855" w:rsidRDefault="003C74E6" w:rsidP="002E3BB0">
      <w:pPr>
        <w:pStyle w:val="ListParagraph"/>
        <w:ind w:left="502"/>
        <w:jc w:val="both"/>
        <w:rPr>
          <w:rFonts w:eastAsiaTheme="minorEastAsia"/>
          <w:lang w:val="en-GB"/>
        </w:rPr>
      </w:pPr>
      <w:r w:rsidRPr="002E7855">
        <w:rPr>
          <w:rFonts w:eastAsiaTheme="minorEastAsia"/>
          <w:lang w:val="en-GB"/>
        </w:rPr>
        <w:tab/>
      </w:r>
      <w:r w:rsidRPr="002E7855">
        <w:rPr>
          <w:rFonts w:eastAsiaTheme="minorEastAsia"/>
          <w:lang w:val="en-GB"/>
        </w:rPr>
        <w:br/>
      </w:r>
      <w:r w:rsidRPr="002E2E64">
        <w:rPr>
          <w:rFonts w:eastAsiaTheme="minorEastAsia"/>
          <w:noProof/>
          <w:lang w:val="en-GB"/>
        </w:rPr>
        <w:drawing>
          <wp:inline distT="0" distB="0" distL="0" distR="0" wp14:anchorId="3284CC19" wp14:editId="21B192A4">
            <wp:extent cx="3082076" cy="2299580"/>
            <wp:effectExtent l="0" t="0" r="4445" b="0"/>
            <wp:docPr id="1471784336" name="Picture 1" descr="A graph with green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784336" name="Picture 1" descr="A graph with green dot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87630" cy="2303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7855">
        <w:rPr>
          <w:rFonts w:eastAsiaTheme="minorEastAsia"/>
          <w:lang w:val="en-GB"/>
        </w:rPr>
        <w:br/>
      </w:r>
      <w:r w:rsidRPr="002E7855">
        <w:rPr>
          <w:rFonts w:eastAsiaTheme="minorEastAsia"/>
          <w:lang w:val="en-GB"/>
        </w:rPr>
        <w:br/>
      </w:r>
      <w:r w:rsidRPr="002E7855">
        <w:rPr>
          <w:rFonts w:eastAsiaTheme="minorEastAsia"/>
          <w:i/>
          <w:iCs/>
          <w:color w:val="156082" w:themeColor="accent1"/>
          <w:lang w:val="en-GB"/>
        </w:rPr>
        <w:t xml:space="preserve">figure </w:t>
      </w:r>
      <w:r w:rsidR="002E7855">
        <w:rPr>
          <w:rFonts w:eastAsiaTheme="minorEastAsia"/>
          <w:i/>
          <w:iCs/>
          <w:color w:val="156082" w:themeColor="accent1"/>
          <w:lang w:val="en-GB"/>
        </w:rPr>
        <w:t>3.</w:t>
      </w:r>
      <w:r w:rsidRPr="002E7855">
        <w:rPr>
          <w:rFonts w:eastAsiaTheme="minorEastAsia"/>
          <w:i/>
          <w:iCs/>
          <w:color w:val="156082" w:themeColor="accent1"/>
          <w:lang w:val="en-GB"/>
        </w:rPr>
        <w:t>1 | lumped void ratio [-] against organic matter content [%] with n = 33 and R</w:t>
      </w:r>
      <w:r w:rsidRPr="002E7855">
        <w:rPr>
          <w:rFonts w:eastAsiaTheme="minorEastAsia"/>
          <w:i/>
          <w:iCs/>
          <w:color w:val="156082" w:themeColor="accent1"/>
          <w:vertAlign w:val="superscript"/>
          <w:lang w:val="en-GB"/>
        </w:rPr>
        <w:t>2</w:t>
      </w:r>
      <w:r w:rsidRPr="002E7855">
        <w:rPr>
          <w:rFonts w:eastAsiaTheme="minorEastAsia"/>
          <w:i/>
          <w:iCs/>
          <w:color w:val="156082" w:themeColor="accent1"/>
          <w:lang w:val="en-GB"/>
        </w:rPr>
        <w:t xml:space="preserve"> = 0.71. </w:t>
      </w:r>
    </w:p>
    <w:p w14:paraId="439D15A2" w14:textId="77777777" w:rsidR="002E7855" w:rsidRPr="002E7855" w:rsidRDefault="002E7855" w:rsidP="002E7855">
      <w:pPr>
        <w:jc w:val="both"/>
        <w:rPr>
          <w:rFonts w:eastAsiaTheme="minorEastAsia"/>
          <w:lang w:val="en-GB"/>
        </w:rPr>
      </w:pPr>
    </w:p>
    <w:p w14:paraId="7711753F" w14:textId="37E3F049" w:rsidR="003C74E6" w:rsidRPr="003C74E6" w:rsidRDefault="00000000" w:rsidP="003C74E6">
      <w:pPr>
        <w:pStyle w:val="ListParagraph"/>
        <w:numPr>
          <w:ilvl w:val="0"/>
          <w:numId w:val="3"/>
        </w:numPr>
        <w:jc w:val="both"/>
        <w:rPr>
          <w:rFonts w:eastAsiaTheme="minorEastAsia"/>
          <w:lang w:val="en-GB"/>
        </w:rPr>
      </w:pPr>
      <m:oMath>
        <m:sSub>
          <m:sSubPr>
            <m:ctrlPr>
              <w:ins w:id="73" w:author="Ignace Pelckmans" w:date="2026-02-26T11:25:00Z" w16du:dateUtc="2026-02-26T10:25:00Z">
                <w:rPr>
                  <w:rFonts w:ascii="Cambria Math" w:eastAsiaTheme="minorEastAsia" w:hAnsi="Cambria Math"/>
                  <w:i/>
                  <w:lang w:val="en-GB"/>
                </w:rPr>
              </w:ins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σ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eff</m:t>
            </m:r>
          </m:sub>
        </m:sSub>
      </m:oMath>
      <w:r w:rsidR="00B52014">
        <w:rPr>
          <w:rFonts w:eastAsiaTheme="minorEastAsia"/>
          <w:lang w:val="en-GB"/>
        </w:rPr>
        <w:t>is calculated as the buoyant weight of all layers above</w:t>
      </w:r>
      <w:r w:rsidR="003C74E6">
        <w:rPr>
          <w:rFonts w:eastAsiaTheme="minorEastAsia"/>
          <w:lang w:val="en-GB"/>
        </w:rPr>
        <w:t xml:space="preserve"> since we assume hydrostatic pressure (no excess pore pressure)</w:t>
      </w:r>
      <w:r w:rsidR="00B52014">
        <w:rPr>
          <w:rFonts w:eastAsiaTheme="minorEastAsia"/>
          <w:lang w:val="en-GB"/>
        </w:rPr>
        <w:t xml:space="preserve">. </w:t>
      </w:r>
      <w:r w:rsidR="003C74E6">
        <w:rPr>
          <w:rFonts w:eastAsiaTheme="minorEastAsia"/>
          <w:lang w:val="en-GB"/>
        </w:rPr>
        <w:t xml:space="preserve">The buoyant weight is here defined as follows (note that the index </w:t>
      </w:r>
      <w:proofErr w:type="spellStart"/>
      <w:proofErr w:type="gramStart"/>
      <w:r w:rsidR="003C74E6" w:rsidRPr="003C74E6">
        <w:rPr>
          <w:rFonts w:ascii="Cambria Math" w:eastAsiaTheme="minorEastAsia" w:hAnsi="Cambria Math"/>
          <w:i/>
          <w:iCs/>
          <w:lang w:val="en-GB"/>
        </w:rPr>
        <w:t>i</w:t>
      </w:r>
      <w:proofErr w:type="spellEnd"/>
      <w:r w:rsidR="003C74E6">
        <w:rPr>
          <w:rFonts w:ascii="Cambria Math" w:eastAsiaTheme="minorEastAsia" w:hAnsi="Cambria Math"/>
          <w:i/>
          <w:iCs/>
          <w:lang w:val="en-GB"/>
        </w:rPr>
        <w:t xml:space="preserve"> </w:t>
      </w:r>
      <w:r w:rsidR="003C74E6">
        <w:rPr>
          <w:rFonts w:eastAsiaTheme="minorEastAsia"/>
          <w:lang w:val="en-GB"/>
        </w:rPr>
        <w:t xml:space="preserve"> refers</w:t>
      </w:r>
      <w:proofErr w:type="gramEnd"/>
      <w:r w:rsidR="003C74E6">
        <w:rPr>
          <w:rFonts w:eastAsiaTheme="minorEastAsia"/>
          <w:lang w:val="en-GB"/>
        </w:rPr>
        <w:t xml:space="preserve"> to cohorts or </w:t>
      </w:r>
      <w:r w:rsidR="003C74E6">
        <w:rPr>
          <w:rFonts w:eastAsiaTheme="minorEastAsia"/>
          <w:i/>
          <w:iCs/>
          <w:lang w:val="en-GB"/>
        </w:rPr>
        <w:t xml:space="preserve">‘layers’ </w:t>
      </w:r>
      <w:r w:rsidR="003C74E6">
        <w:rPr>
          <w:rFonts w:eastAsiaTheme="minorEastAsia"/>
          <w:lang w:val="en-GB"/>
        </w:rPr>
        <w:t>in the model):</w:t>
      </w:r>
    </w:p>
    <w:p w14:paraId="0BCF9874" w14:textId="77777777" w:rsidR="003C74E6" w:rsidRDefault="003C74E6" w:rsidP="003C74E6">
      <w:pPr>
        <w:pStyle w:val="ListParagraph"/>
        <w:ind w:left="3600"/>
        <w:rPr>
          <w:rFonts w:eastAsiaTheme="minorEastAsia"/>
          <w:lang w:val="en-GB"/>
        </w:rPr>
      </w:pPr>
    </w:p>
    <w:p w14:paraId="7B16DE71" w14:textId="3847C608" w:rsidR="003C74E6" w:rsidRDefault="003C74E6" w:rsidP="003C74E6">
      <w:pPr>
        <w:pStyle w:val="ListParagraph"/>
        <w:ind w:left="0"/>
        <w:jc w:val="center"/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>Dry bulk density per cohort:</w:t>
      </w:r>
    </w:p>
    <w:p w14:paraId="4D907030" w14:textId="77777777" w:rsidR="003C74E6" w:rsidRDefault="003C74E6" w:rsidP="003C74E6">
      <w:pPr>
        <w:pStyle w:val="ListParagraph"/>
        <w:ind w:left="0"/>
        <w:jc w:val="center"/>
        <w:rPr>
          <w:rFonts w:eastAsiaTheme="minorEastAsia"/>
          <w:lang w:val="en-GB"/>
        </w:rPr>
      </w:pPr>
    </w:p>
    <w:p w14:paraId="6DE773CC" w14:textId="3B63DE5E" w:rsidR="003C74E6" w:rsidRPr="003C74E6" w:rsidRDefault="00000000" w:rsidP="003C74E6">
      <w:pPr>
        <w:pStyle w:val="ListParagraph"/>
        <w:ind w:left="0"/>
        <w:jc w:val="center"/>
        <w:rPr>
          <w:rFonts w:eastAsiaTheme="minorEastAsia"/>
          <w:lang w:val="en-GB"/>
        </w:rPr>
      </w:pPr>
      <m:oMath>
        <m:sSub>
          <m:sSubPr>
            <m:ctrlPr>
              <w:ins w:id="74" w:author="Ignace Pelckmans" w:date="2026-02-26T11:25:00Z" w16du:dateUtc="2026-02-26T10:25:00Z">
                <w:rPr>
                  <w:rFonts w:ascii="Cambria Math" w:eastAsiaTheme="minorEastAsia" w:hAnsi="Cambria Math"/>
                  <w:i/>
                  <w:lang w:val="en-GB"/>
                </w:rPr>
              </w:ins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ρ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dry,i</m:t>
            </m:r>
          </m:sub>
        </m:sSub>
        <m:r>
          <w:rPr>
            <w:rFonts w:ascii="Cambria Math" w:eastAsiaTheme="minorEastAsia" w:hAnsi="Cambria Math"/>
            <w:lang w:val="en-GB"/>
          </w:rPr>
          <m:t>=</m:t>
        </m:r>
        <m:f>
          <m:fPr>
            <m:ctrlPr>
              <w:ins w:id="75" w:author="Ignace Pelckmans" w:date="2026-02-26T11:25:00Z" w16du:dateUtc="2026-02-26T10:25:00Z">
                <w:rPr>
                  <w:rFonts w:ascii="Cambria Math" w:eastAsiaTheme="minorEastAsia" w:hAnsi="Cambria Math"/>
                  <w:i/>
                  <w:lang w:val="en-GB"/>
                </w:rPr>
              </w:ins>
            </m:ctrlPr>
          </m:fPr>
          <m:num>
            <m:r>
              <w:rPr>
                <w:rFonts w:ascii="Cambria Math" w:eastAsiaTheme="minorEastAsia" w:hAnsi="Cambria Math"/>
                <w:lang w:val="en-GB"/>
              </w:rPr>
              <m:t>mas</m:t>
            </m:r>
            <m:sSub>
              <m:sSubPr>
                <m:ctrlPr>
                  <w:ins w:id="76" w:author="Ignace Pelckmans" w:date="2026-02-26T11:25:00Z" w16du:dateUtc="2026-02-26T10:25:00Z">
                    <w:rPr>
                      <w:rFonts w:ascii="Cambria Math" w:eastAsiaTheme="minorEastAsia" w:hAnsi="Cambria Math"/>
                      <w:i/>
                      <w:lang w:val="en-GB"/>
                    </w:rPr>
                  </w:ins>
                </m:ctrlPr>
              </m:sSubPr>
              <m:e>
                <m:r>
                  <w:rPr>
                    <w:rFonts w:ascii="Cambria Math" w:eastAsiaTheme="minorEastAsia" w:hAnsi="Cambria Math"/>
                    <w:lang w:val="en-GB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  <w:lang w:val="en-GB"/>
                  </w:rPr>
                  <m:t>i</m:t>
                </m:r>
              </m:sub>
            </m:sSub>
          </m:num>
          <m:den>
            <m:sSub>
              <m:sSubPr>
                <m:ctrlPr>
                  <w:ins w:id="77" w:author="Ignace Pelckmans" w:date="2026-02-26T11:25:00Z" w16du:dateUtc="2026-02-26T10:25:00Z">
                    <w:rPr>
                      <w:rFonts w:ascii="Cambria Math" w:eastAsiaTheme="minorEastAsia" w:hAnsi="Cambria Math"/>
                      <w:i/>
                      <w:lang w:val="en-GB"/>
                    </w:rPr>
                  </w:ins>
                </m:ctrlPr>
              </m:sSubPr>
              <m:e>
                <m:r>
                  <w:rPr>
                    <w:rFonts w:ascii="Cambria Math" w:eastAsiaTheme="minorEastAsia" w:hAnsi="Cambria Math"/>
                    <w:lang w:val="en-GB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/>
                    <w:lang w:val="en-GB"/>
                  </w:rPr>
                  <m:t>i</m:t>
                </m:r>
              </m:sub>
            </m:sSub>
          </m:den>
        </m:f>
      </m:oMath>
      <w:r w:rsidR="00E14BEE">
        <w:rPr>
          <w:rFonts w:eastAsiaTheme="minorEastAsia"/>
          <w:lang w:val="en-GB"/>
        </w:rPr>
        <w:tab/>
      </w:r>
      <w:r w:rsidR="00E14BEE">
        <w:rPr>
          <w:rFonts w:eastAsiaTheme="minorEastAsia"/>
          <w:lang w:val="en-GB"/>
        </w:rPr>
        <w:tab/>
        <w:t>(eq. 3.</w:t>
      </w:r>
      <w:r w:rsidR="00A11346">
        <w:rPr>
          <w:rFonts w:eastAsiaTheme="minorEastAsia"/>
          <w:lang w:val="en-GB"/>
        </w:rPr>
        <w:t>7</w:t>
      </w:r>
      <w:r w:rsidR="00E14BEE">
        <w:rPr>
          <w:rFonts w:eastAsiaTheme="minorEastAsia"/>
          <w:lang w:val="en-GB"/>
        </w:rPr>
        <w:t>)</w:t>
      </w:r>
    </w:p>
    <w:p w14:paraId="025338E7" w14:textId="75AF0178" w:rsidR="003C74E6" w:rsidRPr="003C74E6" w:rsidRDefault="003C74E6" w:rsidP="003C74E6">
      <w:pPr>
        <w:pStyle w:val="ListParagraph"/>
        <w:ind w:left="0"/>
        <w:jc w:val="center"/>
        <w:rPr>
          <w:rFonts w:eastAsiaTheme="minorEastAsia"/>
          <w:i/>
          <w:iCs/>
          <w:lang w:val="en-GB"/>
        </w:rPr>
      </w:pPr>
      <w:r>
        <w:rPr>
          <w:rFonts w:eastAsiaTheme="minorEastAsia"/>
          <w:i/>
          <w:iCs/>
          <w:lang w:val="en-GB"/>
        </w:rPr>
        <w:t>w</w:t>
      </w:r>
      <w:r w:rsidRPr="003C74E6">
        <w:rPr>
          <w:rFonts w:eastAsiaTheme="minorEastAsia"/>
          <w:i/>
          <w:iCs/>
          <w:lang w:val="en-GB"/>
        </w:rPr>
        <w:t xml:space="preserve">here </w:t>
      </w:r>
      <w:proofErr w:type="spellStart"/>
      <w:r w:rsidRPr="003C74E6">
        <w:rPr>
          <w:rFonts w:ascii="Cambria Math" w:eastAsiaTheme="minorEastAsia" w:hAnsi="Cambria Math"/>
          <w:i/>
          <w:iCs/>
          <w:lang w:val="en-GB"/>
        </w:rPr>
        <w:t>h</w:t>
      </w:r>
      <w:r w:rsidRPr="003C74E6">
        <w:rPr>
          <w:rFonts w:ascii="Cambria Math" w:eastAsiaTheme="minorEastAsia" w:hAnsi="Cambria Math"/>
          <w:i/>
          <w:iCs/>
          <w:vertAlign w:val="subscript"/>
          <w:lang w:val="en-GB"/>
        </w:rPr>
        <w:t>i</w:t>
      </w:r>
      <w:proofErr w:type="spellEnd"/>
      <w:r w:rsidRPr="003C74E6">
        <w:rPr>
          <w:rFonts w:eastAsiaTheme="minorEastAsia"/>
          <w:i/>
          <w:iCs/>
          <w:lang w:val="en-GB"/>
        </w:rPr>
        <w:t xml:space="preserve"> is the cohort thickness.</w:t>
      </w:r>
    </w:p>
    <w:p w14:paraId="06972A88" w14:textId="77777777" w:rsidR="003C74E6" w:rsidRPr="003C74E6" w:rsidRDefault="003C74E6" w:rsidP="003C74E6">
      <w:pPr>
        <w:pStyle w:val="ListParagraph"/>
        <w:ind w:left="0"/>
        <w:jc w:val="center"/>
        <w:rPr>
          <w:rFonts w:eastAsiaTheme="minorEastAsia"/>
          <w:lang w:val="en-GB"/>
        </w:rPr>
      </w:pPr>
    </w:p>
    <w:p w14:paraId="4E9C999B" w14:textId="36185FAD" w:rsidR="003C74E6" w:rsidRPr="003C74E6" w:rsidRDefault="003C74E6" w:rsidP="003C74E6">
      <w:pPr>
        <w:jc w:val="center"/>
        <w:rPr>
          <w:rFonts w:eastAsiaTheme="minorEastAsia"/>
          <w:lang w:val="en-GB"/>
        </w:rPr>
      </w:pPr>
      <w:r w:rsidRPr="003C74E6">
        <w:rPr>
          <w:rFonts w:eastAsiaTheme="minorEastAsia"/>
          <w:lang w:val="en-GB"/>
        </w:rPr>
        <w:t>Lumped solid density</w:t>
      </w:r>
      <w:r>
        <w:rPr>
          <w:rFonts w:eastAsiaTheme="minorEastAsia"/>
          <w:lang w:val="en-GB"/>
        </w:rPr>
        <w:t>:</w:t>
      </w:r>
    </w:p>
    <w:p w14:paraId="0054CF4C" w14:textId="71CD7C31" w:rsidR="003C74E6" w:rsidRPr="003C74E6" w:rsidRDefault="00000000" w:rsidP="003C74E6">
      <w:pPr>
        <w:ind w:left="142"/>
        <w:jc w:val="center"/>
        <w:rPr>
          <w:rFonts w:eastAsiaTheme="minorEastAsia"/>
          <w:lang w:val="en-GB"/>
        </w:rPr>
      </w:pPr>
      <m:oMath>
        <m:sSub>
          <m:sSubPr>
            <m:ctrlPr>
              <w:ins w:id="78" w:author="Ignace Pelckmans" w:date="2026-02-26T11:25:00Z" w16du:dateUtc="2026-02-26T10:25:00Z">
                <w:rPr>
                  <w:rFonts w:ascii="Cambria Math" w:eastAsiaTheme="minorEastAsia" w:hAnsi="Cambria Math"/>
                  <w:i/>
                  <w:lang w:val="en-GB"/>
                </w:rPr>
              </w:ins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ρ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s,i</m:t>
            </m:r>
          </m:sub>
        </m:sSub>
        <m:r>
          <w:rPr>
            <w:rFonts w:ascii="Cambria Math" w:eastAsiaTheme="minorEastAsia" w:hAnsi="Cambria Math"/>
            <w:lang w:val="en-GB"/>
          </w:rPr>
          <m:t>=</m:t>
        </m:r>
        <m:sSub>
          <m:sSubPr>
            <m:ctrlPr>
              <w:ins w:id="79" w:author="Ignace Pelckmans" w:date="2026-02-26T11:25:00Z" w16du:dateUtc="2026-02-26T10:25:00Z">
                <w:rPr>
                  <w:rFonts w:ascii="Cambria Math" w:eastAsiaTheme="minorEastAsia" w:hAnsi="Cambria Math"/>
                  <w:i/>
                  <w:lang w:val="en-GB"/>
                </w:rPr>
              </w:ins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ρ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om</m:t>
            </m:r>
          </m:sub>
        </m:sSub>
        <m:r>
          <w:rPr>
            <w:rFonts w:ascii="Cambria Math" w:eastAsiaTheme="minorEastAsia" w:hAnsi="Cambria Math"/>
            <w:lang w:val="en-GB"/>
          </w:rPr>
          <m:t xml:space="preserve"> </m:t>
        </m:r>
        <m:sSub>
          <m:sSubPr>
            <m:ctrlPr>
              <w:ins w:id="80" w:author="Ignace Pelckmans" w:date="2026-02-26T11:25:00Z" w16du:dateUtc="2026-02-26T10:25:00Z">
                <w:rPr>
                  <w:rFonts w:ascii="Cambria Math" w:eastAsiaTheme="minorEastAsia" w:hAnsi="Cambria Math"/>
                  <w:i/>
                  <w:lang w:val="en-GB"/>
                </w:rPr>
              </w:ins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p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 xml:space="preserve">om, i </m:t>
            </m:r>
          </m:sub>
        </m:sSub>
        <m:r>
          <w:rPr>
            <w:rFonts w:ascii="Cambria Math" w:eastAsiaTheme="minorEastAsia" w:hAnsi="Cambria Math"/>
            <w:lang w:val="en-GB"/>
          </w:rPr>
          <m:t>+</m:t>
        </m:r>
        <m:sSub>
          <m:sSubPr>
            <m:ctrlPr>
              <w:ins w:id="81" w:author="Ignace Pelckmans" w:date="2026-02-26T11:25:00Z" w16du:dateUtc="2026-02-26T10:25:00Z">
                <w:rPr>
                  <w:rFonts w:ascii="Cambria Math" w:eastAsiaTheme="minorEastAsia" w:hAnsi="Cambria Math"/>
                  <w:i/>
                  <w:lang w:val="en-GB"/>
                </w:rPr>
              </w:ins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ρ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min</m:t>
            </m:r>
          </m:sub>
        </m:sSub>
        <m:r>
          <w:rPr>
            <w:rFonts w:ascii="Cambria Math" w:eastAsiaTheme="minorEastAsia" w:hAnsi="Cambria Math"/>
            <w:lang w:val="en-GB"/>
          </w:rPr>
          <m:t>(1-</m:t>
        </m:r>
        <m:sSub>
          <m:sSubPr>
            <m:ctrlPr>
              <w:ins w:id="82" w:author="Ignace Pelckmans" w:date="2026-02-26T11:25:00Z" w16du:dateUtc="2026-02-26T10:25:00Z">
                <w:rPr>
                  <w:rFonts w:ascii="Cambria Math" w:eastAsiaTheme="minorEastAsia" w:hAnsi="Cambria Math"/>
                  <w:i/>
                  <w:lang w:val="en-GB"/>
                </w:rPr>
              </w:ins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p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om,i</m:t>
            </m:r>
          </m:sub>
        </m:sSub>
        <m:r>
          <w:rPr>
            <w:rFonts w:ascii="Cambria Math" w:eastAsiaTheme="minorEastAsia" w:hAnsi="Cambria Math"/>
            <w:lang w:val="en-GB"/>
          </w:rPr>
          <m:t>)</m:t>
        </m:r>
      </m:oMath>
      <w:r w:rsidR="00E14BEE" w:rsidRPr="00E14BEE">
        <w:rPr>
          <w:rFonts w:eastAsiaTheme="minorEastAsia"/>
          <w:lang w:val="en-GB"/>
        </w:rPr>
        <w:t xml:space="preserve"> </w:t>
      </w:r>
      <w:r w:rsidR="00E14BEE">
        <w:rPr>
          <w:rFonts w:eastAsiaTheme="minorEastAsia"/>
          <w:lang w:val="en-GB"/>
        </w:rPr>
        <w:tab/>
        <w:t>(eq. 3.</w:t>
      </w:r>
      <w:r w:rsidR="00A11346">
        <w:rPr>
          <w:rFonts w:eastAsiaTheme="minorEastAsia"/>
          <w:lang w:val="en-GB"/>
        </w:rPr>
        <w:t>8</w:t>
      </w:r>
      <w:r w:rsidR="00E14BEE">
        <w:rPr>
          <w:rFonts w:eastAsiaTheme="minorEastAsia"/>
          <w:lang w:val="en-GB"/>
        </w:rPr>
        <w:t>)</w:t>
      </w:r>
    </w:p>
    <w:p w14:paraId="68BF1140" w14:textId="77777777" w:rsidR="003C74E6" w:rsidRDefault="003C74E6" w:rsidP="003C74E6">
      <w:pPr>
        <w:ind w:left="142"/>
        <w:jc w:val="center"/>
        <w:rPr>
          <w:rFonts w:eastAsiaTheme="minorEastAsia"/>
          <w:lang w:val="en-GB"/>
        </w:rPr>
      </w:pPr>
    </w:p>
    <w:p w14:paraId="45A2721A" w14:textId="0CA584F2" w:rsidR="003C74E6" w:rsidRDefault="003C74E6" w:rsidP="003C74E6">
      <w:pPr>
        <w:ind w:left="142"/>
        <w:jc w:val="center"/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>Effective weight per layer:</w:t>
      </w:r>
    </w:p>
    <w:p w14:paraId="4FECEA27" w14:textId="0777CDB1" w:rsidR="004C69E1" w:rsidRDefault="00000000" w:rsidP="003C74E6">
      <w:pPr>
        <w:ind w:left="142"/>
        <w:jc w:val="center"/>
        <w:rPr>
          <w:rFonts w:eastAsiaTheme="minorEastAsia"/>
          <w:lang w:val="en-GB"/>
        </w:rPr>
      </w:pPr>
      <m:oMath>
        <m:sSub>
          <m:sSubPr>
            <m:ctrlPr>
              <w:ins w:id="83" w:author="Ignace Pelckmans" w:date="2026-02-26T11:25:00Z" w16du:dateUtc="2026-02-26T10:25:00Z">
                <w:rPr>
                  <w:rFonts w:ascii="Cambria Math" w:eastAsiaTheme="minorEastAsia" w:hAnsi="Cambria Math"/>
                  <w:i/>
                  <w:lang w:val="en-GB"/>
                </w:rPr>
              </w:ins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γ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i</m:t>
            </m:r>
          </m:sub>
        </m:sSub>
        <m:r>
          <w:rPr>
            <w:rFonts w:ascii="Cambria Math" w:eastAsiaTheme="minorEastAsia" w:hAnsi="Cambria Math"/>
            <w:lang w:val="en-GB"/>
          </w:rPr>
          <m:t>=</m:t>
        </m:r>
        <m:sSub>
          <m:sSubPr>
            <m:ctrlPr>
              <w:ins w:id="84" w:author="Ignace Pelckmans" w:date="2026-02-26T11:25:00Z" w16du:dateUtc="2026-02-26T10:25:00Z">
                <w:rPr>
                  <w:rFonts w:ascii="Cambria Math" w:eastAsiaTheme="minorEastAsia" w:hAnsi="Cambria Math"/>
                  <w:i/>
                  <w:lang w:val="en-GB"/>
                </w:rPr>
              </w:ins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ρ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dry,i</m:t>
            </m:r>
          </m:sub>
        </m:sSub>
        <m:d>
          <m:dPr>
            <m:ctrlPr>
              <w:ins w:id="85" w:author="Ignace Pelckmans" w:date="2026-02-26T11:25:00Z" w16du:dateUtc="2026-02-26T10:25:00Z">
                <w:rPr>
                  <w:rFonts w:ascii="Cambria Math" w:eastAsiaTheme="minorEastAsia" w:hAnsi="Cambria Math"/>
                  <w:i/>
                  <w:lang w:val="en-GB"/>
                </w:rPr>
              </w:ins>
            </m:ctrlPr>
          </m:dPr>
          <m:e>
            <m:f>
              <m:fPr>
                <m:ctrlPr>
                  <w:ins w:id="86" w:author="Ignace Pelckmans" w:date="2026-02-26T11:25:00Z" w16du:dateUtc="2026-02-26T10:25:00Z">
                    <w:rPr>
                      <w:rFonts w:ascii="Cambria Math" w:eastAsiaTheme="minorEastAsia" w:hAnsi="Cambria Math"/>
                      <w:i/>
                      <w:lang w:val="en-GB"/>
                    </w:rPr>
                  </w:ins>
                </m:ctrlPr>
              </m:fPr>
              <m:num>
                <m:sSub>
                  <m:sSubPr>
                    <m:ctrlPr>
                      <w:ins w:id="87" w:author="Ignace Pelckmans" w:date="2026-02-26T11:25:00Z" w16du:dateUtc="2026-02-26T10:25:00Z">
                        <w:rPr>
                          <w:rFonts w:ascii="Cambria Math" w:eastAsiaTheme="minorEastAsia" w:hAnsi="Cambria Math"/>
                          <w:i/>
                          <w:lang w:val="en-GB"/>
                        </w:rPr>
                      </w:ins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GB"/>
                      </w:rPr>
                      <m:t>ρ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GB"/>
                      </w:rPr>
                      <m:t>s,i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GB"/>
                  </w:rPr>
                  <m:t>-</m:t>
                </m:r>
                <m:sSub>
                  <m:sSubPr>
                    <m:ctrlPr>
                      <w:ins w:id="88" w:author="Ignace Pelckmans" w:date="2026-02-26T11:25:00Z" w16du:dateUtc="2026-02-26T10:25:00Z">
                        <w:rPr>
                          <w:rFonts w:ascii="Cambria Math" w:eastAsiaTheme="minorEastAsia" w:hAnsi="Cambria Math"/>
                          <w:i/>
                          <w:lang w:val="en-GB"/>
                        </w:rPr>
                      </w:ins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GB"/>
                      </w:rPr>
                      <m:t>ρ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GB"/>
                      </w:rPr>
                      <m:t>w</m:t>
                    </m:r>
                  </m:sub>
                </m:sSub>
              </m:num>
              <m:den>
                <m:sSub>
                  <m:sSubPr>
                    <m:ctrlPr>
                      <w:ins w:id="89" w:author="Ignace Pelckmans" w:date="2026-02-26T11:25:00Z" w16du:dateUtc="2026-02-26T10:25:00Z">
                        <w:rPr>
                          <w:rFonts w:ascii="Cambria Math" w:eastAsiaTheme="minorEastAsia" w:hAnsi="Cambria Math"/>
                          <w:i/>
                          <w:lang w:val="en-GB"/>
                        </w:rPr>
                      </w:ins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GB"/>
                      </w:rPr>
                      <m:t>ρ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GB"/>
                      </w:rPr>
                      <m:t>s,i</m:t>
                    </m:r>
                  </m:sub>
                </m:sSub>
              </m:den>
            </m:f>
          </m:e>
        </m:d>
        <m:r>
          <w:rPr>
            <w:rFonts w:ascii="Cambria Math" w:eastAsiaTheme="minorEastAsia" w:hAnsi="Cambria Math"/>
            <w:lang w:val="en-GB"/>
          </w:rPr>
          <m:t xml:space="preserve">g  </m:t>
        </m:r>
      </m:oMath>
      <w:r w:rsidR="00E14BEE">
        <w:rPr>
          <w:rFonts w:eastAsiaTheme="minorEastAsia"/>
          <w:lang w:val="en-GB"/>
        </w:rPr>
        <w:tab/>
        <w:t>(eq. 3.</w:t>
      </w:r>
      <w:r w:rsidR="00A11346">
        <w:rPr>
          <w:rFonts w:eastAsiaTheme="minorEastAsia"/>
          <w:lang w:val="en-GB"/>
        </w:rPr>
        <w:t>9</w:t>
      </w:r>
      <w:r w:rsidR="00E14BEE">
        <w:rPr>
          <w:rFonts w:eastAsiaTheme="minorEastAsia"/>
          <w:lang w:val="en-GB"/>
        </w:rPr>
        <w:t>)</w:t>
      </w:r>
    </w:p>
    <w:p w14:paraId="1F884D56" w14:textId="22DFD152" w:rsidR="004C69E1" w:rsidRDefault="004C69E1" w:rsidP="004C69E1">
      <w:pPr>
        <w:pStyle w:val="ListParagraph"/>
        <w:ind w:left="0"/>
        <w:jc w:val="center"/>
        <w:rPr>
          <w:rFonts w:eastAsiaTheme="minorEastAsia"/>
          <w:i/>
          <w:iCs/>
          <w:lang w:val="en-GB"/>
        </w:rPr>
      </w:pPr>
      <w:r>
        <w:rPr>
          <w:rFonts w:eastAsiaTheme="minorEastAsia"/>
          <w:lang w:val="en-GB"/>
        </w:rPr>
        <w:t xml:space="preserve"> </w:t>
      </w:r>
      <w:r>
        <w:rPr>
          <w:rFonts w:eastAsiaTheme="minorEastAsia"/>
          <w:i/>
          <w:iCs/>
          <w:lang w:val="en-GB"/>
        </w:rPr>
        <w:t>w</w:t>
      </w:r>
      <w:r w:rsidRPr="003C74E6">
        <w:rPr>
          <w:rFonts w:eastAsiaTheme="minorEastAsia"/>
          <w:i/>
          <w:iCs/>
          <w:lang w:val="en-GB"/>
        </w:rPr>
        <w:t xml:space="preserve">here </w:t>
      </w:r>
      <m:oMath>
        <m:sSub>
          <m:sSubPr>
            <m:ctrlPr>
              <w:ins w:id="90" w:author="Ignace Pelckmans" w:date="2026-02-26T11:25:00Z" w16du:dateUtc="2026-02-26T10:25:00Z">
                <w:rPr>
                  <w:rFonts w:ascii="Cambria Math" w:eastAsiaTheme="minorEastAsia" w:hAnsi="Cambria Math"/>
                  <w:i/>
                  <w:lang w:val="en-GB"/>
                </w:rPr>
              </w:ins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ρ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w</m:t>
            </m:r>
          </m:sub>
        </m:sSub>
      </m:oMath>
      <w:r w:rsidRPr="003C74E6">
        <w:rPr>
          <w:rFonts w:eastAsiaTheme="minorEastAsia"/>
          <w:i/>
          <w:iCs/>
          <w:lang w:val="en-GB"/>
        </w:rPr>
        <w:t xml:space="preserve"> is the </w:t>
      </w:r>
      <w:r>
        <w:rPr>
          <w:rFonts w:eastAsiaTheme="minorEastAsia"/>
          <w:i/>
          <w:iCs/>
          <w:lang w:val="en-GB"/>
        </w:rPr>
        <w:t>density of water</w:t>
      </w:r>
      <w:r w:rsidRPr="003C74E6">
        <w:rPr>
          <w:rFonts w:eastAsiaTheme="minorEastAsia"/>
          <w:i/>
          <w:iCs/>
          <w:lang w:val="en-GB"/>
        </w:rPr>
        <w:t>.</w:t>
      </w:r>
    </w:p>
    <w:p w14:paraId="3A5E9ABC" w14:textId="77777777" w:rsidR="004C69E1" w:rsidRDefault="004C69E1" w:rsidP="004C69E1">
      <w:pPr>
        <w:pStyle w:val="ListParagraph"/>
        <w:ind w:left="0"/>
        <w:jc w:val="center"/>
        <w:rPr>
          <w:rFonts w:eastAsiaTheme="minorEastAsia"/>
          <w:i/>
          <w:iCs/>
          <w:lang w:val="en-GB"/>
        </w:rPr>
      </w:pPr>
    </w:p>
    <w:p w14:paraId="1AE2CCB6" w14:textId="45FD7D23" w:rsidR="004C69E1" w:rsidRDefault="004C69E1" w:rsidP="004C69E1">
      <w:pPr>
        <w:pStyle w:val="ListParagraph"/>
        <w:ind w:left="0"/>
        <w:jc w:val="center"/>
        <w:rPr>
          <w:rFonts w:eastAsiaTheme="minorEastAsia"/>
          <w:i/>
          <w:iCs/>
          <w:lang w:val="en-GB"/>
        </w:rPr>
      </w:pPr>
      <w:r>
        <w:rPr>
          <w:rFonts w:eastAsiaTheme="minorEastAsia"/>
          <w:i/>
          <w:iCs/>
          <w:lang w:val="en-GB"/>
        </w:rPr>
        <w:t>Buoyant weight per layer:</w:t>
      </w:r>
    </w:p>
    <w:p w14:paraId="516BDC1E" w14:textId="77777777" w:rsidR="00E14BEE" w:rsidRDefault="00E14BEE" w:rsidP="004C69E1">
      <w:pPr>
        <w:pStyle w:val="ListParagraph"/>
        <w:ind w:left="0"/>
        <w:jc w:val="center"/>
        <w:rPr>
          <w:rFonts w:eastAsiaTheme="minorEastAsia"/>
          <w:i/>
          <w:iCs/>
          <w:lang w:val="en-GB"/>
        </w:rPr>
      </w:pPr>
    </w:p>
    <w:p w14:paraId="16FD2644" w14:textId="0B032789" w:rsidR="00EB6828" w:rsidRDefault="00000000" w:rsidP="00E14BEE">
      <w:pPr>
        <w:pStyle w:val="ListParagraph"/>
        <w:ind w:left="0"/>
        <w:jc w:val="center"/>
        <w:rPr>
          <w:rFonts w:eastAsiaTheme="minorEastAsia"/>
          <w:i/>
          <w:iCs/>
          <w:lang w:val="en-GB"/>
        </w:rPr>
      </w:pPr>
      <m:oMath>
        <m:sSub>
          <m:sSubPr>
            <m:ctrlPr>
              <w:ins w:id="91" w:author="Ignace Pelckmans" w:date="2026-02-26T11:25:00Z" w16du:dateUtc="2026-02-26T10:25:00Z">
                <w:rPr>
                  <w:rFonts w:ascii="Cambria Math" w:eastAsiaTheme="minorEastAsia" w:hAnsi="Cambria Math"/>
                  <w:i/>
                  <w:iCs/>
                  <w:lang w:val="en-GB"/>
                </w:rPr>
              </w:ins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σ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eff,i</m:t>
            </m:r>
          </m:sub>
        </m:sSub>
        <m:r>
          <w:rPr>
            <w:rFonts w:ascii="Cambria Math" w:eastAsiaTheme="minorEastAsia" w:hAnsi="Cambria Math"/>
            <w:lang w:val="en-GB"/>
          </w:rPr>
          <m:t>=</m:t>
        </m:r>
        <m:nary>
          <m:naryPr>
            <m:chr m:val="∑"/>
            <m:limLoc m:val="undOvr"/>
            <m:ctrlPr>
              <w:ins w:id="92" w:author="Ignace Pelckmans" w:date="2026-02-26T11:25:00Z" w16du:dateUtc="2026-02-26T10:25:00Z">
                <w:rPr>
                  <w:rFonts w:ascii="Cambria Math" w:eastAsiaTheme="minorEastAsia" w:hAnsi="Cambria Math"/>
                  <w:i/>
                  <w:iCs/>
                  <w:lang w:val="en-GB"/>
                </w:rPr>
              </w:ins>
            </m:ctrlPr>
          </m:naryPr>
          <m:sub>
            <m:r>
              <w:rPr>
                <w:rFonts w:ascii="Cambria Math" w:eastAsiaTheme="minorEastAsia" w:hAnsi="Cambria Math"/>
                <w:lang w:val="en-GB"/>
              </w:rPr>
              <m:t>j=1</m:t>
            </m:r>
          </m:sub>
          <m:sup>
            <m:r>
              <w:rPr>
                <w:rFonts w:ascii="Cambria Math" w:eastAsiaTheme="minorEastAsia" w:hAnsi="Cambria Math"/>
                <w:lang w:val="en-GB"/>
              </w:rPr>
              <m:t>i</m:t>
            </m:r>
          </m:sup>
          <m:e>
            <m:sSub>
              <m:sSubPr>
                <m:ctrlPr>
                  <w:ins w:id="93" w:author="Ignace Pelckmans" w:date="2026-02-26T11:25:00Z" w16du:dateUtc="2026-02-26T10:25:00Z">
                    <w:rPr>
                      <w:rFonts w:ascii="Cambria Math" w:eastAsiaTheme="minorEastAsia" w:hAnsi="Cambria Math"/>
                      <w:i/>
                      <w:lang w:val="en-GB"/>
                    </w:rPr>
                  </w:ins>
                </m:ctrlPr>
              </m:sSubPr>
              <m:e>
                <m:r>
                  <w:rPr>
                    <w:rFonts w:ascii="Cambria Math" w:eastAsiaTheme="minorEastAsia" w:hAnsi="Cambria Math"/>
                    <w:lang w:val="en-GB"/>
                  </w:rPr>
                  <m:t>γ</m:t>
                </m:r>
              </m:e>
              <m:sub>
                <m:r>
                  <w:rPr>
                    <w:rFonts w:ascii="Cambria Math" w:eastAsiaTheme="minorEastAsia" w:hAnsi="Cambria Math"/>
                    <w:lang w:val="en-GB"/>
                  </w:rPr>
                  <m:t>j</m:t>
                </m:r>
              </m:sub>
            </m:sSub>
            <m:sSub>
              <m:sSubPr>
                <m:ctrlPr>
                  <w:ins w:id="94" w:author="Ignace Pelckmans" w:date="2026-02-26T11:25:00Z" w16du:dateUtc="2026-02-26T10:25:00Z">
                    <w:rPr>
                      <w:rFonts w:ascii="Cambria Math" w:eastAsiaTheme="minorEastAsia" w:hAnsi="Cambria Math"/>
                      <w:i/>
                      <w:iCs/>
                      <w:vertAlign w:val="subscript"/>
                      <w:lang w:val="en-GB"/>
                    </w:rPr>
                  </w:ins>
                </m:ctrlPr>
              </m:sSubPr>
              <m:e>
                <m:r>
                  <w:rPr>
                    <w:rFonts w:ascii="Cambria Math" w:eastAsiaTheme="minorEastAsia" w:hAnsi="Cambria Math"/>
                    <w:lang w:val="en-GB"/>
                  </w:rPr>
                  <m:t>h</m:t>
                </m:r>
                <m:ctrlPr>
                  <w:ins w:id="95" w:author="Ignace Pelckmans" w:date="2026-02-26T11:25:00Z" w16du:dateUtc="2026-02-26T10:25:00Z">
                    <w:rPr>
                      <w:rFonts w:ascii="Cambria Math" w:eastAsiaTheme="minorEastAsia" w:hAnsi="Cambria Math"/>
                      <w:i/>
                      <w:iCs/>
                      <w:lang w:val="en-GB"/>
                    </w:rPr>
                  </w:ins>
                </m:ctrlPr>
              </m:e>
              <m:sub>
                <m:r>
                  <w:rPr>
                    <w:rFonts w:ascii="Cambria Math" w:eastAsiaTheme="minorEastAsia" w:hAnsi="Cambria Math"/>
                    <w:vertAlign w:val="subscript"/>
                    <w:lang w:val="en-GB"/>
                  </w:rPr>
                  <m:t>i</m:t>
                </m:r>
              </m:sub>
            </m:sSub>
          </m:e>
        </m:nary>
      </m:oMath>
      <w:r w:rsidR="00E14BEE">
        <w:rPr>
          <w:rFonts w:eastAsiaTheme="minorEastAsia"/>
          <w:lang w:val="en-GB"/>
        </w:rPr>
        <w:tab/>
        <w:t>(eq. 3.</w:t>
      </w:r>
      <w:r w:rsidR="00A11346">
        <w:rPr>
          <w:rFonts w:eastAsiaTheme="minorEastAsia"/>
          <w:lang w:val="en-GB"/>
        </w:rPr>
        <w:t>10</w:t>
      </w:r>
      <w:r w:rsidR="00E14BEE">
        <w:rPr>
          <w:rFonts w:eastAsiaTheme="minorEastAsia"/>
          <w:lang w:val="en-GB"/>
        </w:rPr>
        <w:t>)</w:t>
      </w:r>
    </w:p>
    <w:p w14:paraId="32EF98BA" w14:textId="77777777" w:rsidR="00E14BEE" w:rsidRPr="00E14BEE" w:rsidRDefault="00E14BEE" w:rsidP="00E14BEE">
      <w:pPr>
        <w:pStyle w:val="ListParagraph"/>
        <w:ind w:left="0"/>
        <w:jc w:val="center"/>
        <w:rPr>
          <w:rFonts w:eastAsiaTheme="minorEastAsia"/>
          <w:i/>
          <w:iCs/>
          <w:lang w:val="en-GB"/>
        </w:rPr>
      </w:pPr>
    </w:p>
    <w:p w14:paraId="5B827DD0" w14:textId="4B0B92DD" w:rsidR="003C74E6" w:rsidRPr="003C74E6" w:rsidRDefault="003C74E6" w:rsidP="003C74E6">
      <w:pPr>
        <w:ind w:left="142"/>
        <w:jc w:val="center"/>
        <w:rPr>
          <w:rFonts w:eastAsiaTheme="minorEastAsia"/>
          <w:lang w:val="en-GB"/>
        </w:rPr>
      </w:pPr>
    </w:p>
    <w:p w14:paraId="2CAC380C" w14:textId="77777777" w:rsidR="00EB6828" w:rsidRDefault="00000000" w:rsidP="00EB6828">
      <w:pPr>
        <w:pStyle w:val="ListParagraph"/>
        <w:numPr>
          <w:ilvl w:val="0"/>
          <w:numId w:val="3"/>
        </w:numPr>
        <w:rPr>
          <w:rFonts w:eastAsiaTheme="minorEastAsia"/>
          <w:lang w:val="en-GB"/>
        </w:rPr>
      </w:pPr>
      <m:oMath>
        <m:sSub>
          <m:sSubPr>
            <m:ctrlPr>
              <w:ins w:id="96" w:author="Ignace Pelckmans" w:date="2026-02-26T11:25:00Z" w16du:dateUtc="2026-02-26T10:25:00Z">
                <w:rPr>
                  <w:rFonts w:ascii="Cambria Math" w:eastAsiaTheme="minorEastAsia" w:hAnsi="Cambria Math"/>
                  <w:i/>
                  <w:lang w:val="en-GB"/>
                </w:rPr>
              </w:ins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σ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0</m:t>
            </m:r>
          </m:sub>
        </m:sSub>
      </m:oMath>
      <w:r w:rsidR="00EB6828">
        <w:rPr>
          <w:rFonts w:eastAsiaTheme="minorEastAsia"/>
          <w:lang w:val="en-GB"/>
        </w:rPr>
        <w:t xml:space="preserve"> is the reference stress </w:t>
      </w:r>
      <w:r w:rsidR="00EB6828" w:rsidRPr="00342D67">
        <w:rPr>
          <w:rFonts w:eastAsiaTheme="minorEastAsia"/>
          <w:lang w:val="en-GB"/>
        </w:rPr>
        <w:t>[kg s</w:t>
      </w:r>
      <w:r w:rsidR="00EB6828" w:rsidRPr="00342D67">
        <w:rPr>
          <w:rFonts w:eastAsiaTheme="minorEastAsia"/>
          <w:vertAlign w:val="superscript"/>
          <w:lang w:val="en-GB"/>
        </w:rPr>
        <w:t>-2</w:t>
      </w:r>
      <w:r w:rsidR="00EB6828" w:rsidRPr="00342D67">
        <w:rPr>
          <w:rFonts w:eastAsiaTheme="minorEastAsia"/>
          <w:lang w:val="en-GB"/>
        </w:rPr>
        <w:t xml:space="preserve"> m</w:t>
      </w:r>
      <w:r w:rsidR="00EB6828" w:rsidRPr="00342D67">
        <w:rPr>
          <w:rFonts w:eastAsiaTheme="minorEastAsia"/>
          <w:vertAlign w:val="superscript"/>
          <w:lang w:val="en-GB"/>
        </w:rPr>
        <w:t>-1</w:t>
      </w:r>
      <w:r w:rsidR="00EB6828" w:rsidRPr="00342D67">
        <w:rPr>
          <w:rFonts w:eastAsiaTheme="minorEastAsia"/>
          <w:lang w:val="en-GB"/>
        </w:rPr>
        <w:t>]</w:t>
      </w:r>
      <w:r w:rsidR="00EB6828">
        <w:rPr>
          <w:rFonts w:eastAsiaTheme="minorEastAsia"/>
          <w:lang w:val="en-GB"/>
        </w:rPr>
        <w:t xml:space="preserve"> for which </w:t>
      </w:r>
      <w:r w:rsidR="00EB6828" w:rsidRPr="00EB6828">
        <w:rPr>
          <w:rFonts w:ascii="Cambria Math" w:eastAsiaTheme="minorEastAsia" w:hAnsi="Cambria Math"/>
          <w:i/>
          <w:iCs/>
          <w:lang w:val="en-GB"/>
        </w:rPr>
        <w:t>E</w:t>
      </w:r>
      <w:r w:rsidR="00EB6828">
        <w:rPr>
          <w:rFonts w:eastAsiaTheme="minorEastAsia"/>
          <w:lang w:val="en-GB"/>
        </w:rPr>
        <w:t xml:space="preserve"> equals </w:t>
      </w:r>
      <w:r w:rsidR="00EB6828" w:rsidRPr="00EB6828">
        <w:rPr>
          <w:rFonts w:ascii="Cambria Math" w:eastAsiaTheme="minorEastAsia" w:hAnsi="Cambria Math"/>
          <w:i/>
          <w:iCs/>
          <w:lang w:val="en-GB"/>
        </w:rPr>
        <w:t>E</w:t>
      </w:r>
      <w:r w:rsidR="00EB6828" w:rsidRPr="00EB6828">
        <w:rPr>
          <w:rFonts w:ascii="Cambria Math" w:eastAsiaTheme="minorEastAsia" w:hAnsi="Cambria Math"/>
          <w:i/>
          <w:iCs/>
          <w:vertAlign w:val="subscript"/>
          <w:lang w:val="en-GB"/>
        </w:rPr>
        <w:t>0</w:t>
      </w:r>
      <w:r w:rsidR="00EB6828">
        <w:rPr>
          <w:rFonts w:eastAsiaTheme="minorEastAsia"/>
          <w:lang w:val="en-GB"/>
        </w:rPr>
        <w:t>. This is considered to equal the buoyant weight of half of the upper layer.</w:t>
      </w:r>
    </w:p>
    <w:p w14:paraId="1D8B7BE8" w14:textId="77777777" w:rsidR="004250A2" w:rsidRDefault="004250A2" w:rsidP="004250A2">
      <w:pPr>
        <w:rPr>
          <w:rFonts w:eastAsiaTheme="minorEastAsia"/>
          <w:lang w:val="en-GB"/>
        </w:rPr>
      </w:pPr>
    </w:p>
    <w:p w14:paraId="664B64B7" w14:textId="6052346C" w:rsidR="004250A2" w:rsidRDefault="004250A2" w:rsidP="004250A2">
      <w:pPr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 xml:space="preserve">Based on </w:t>
      </w:r>
      <m:oMath>
        <m:sSub>
          <m:sSubPr>
            <m:ctrlPr>
              <w:ins w:id="97" w:author="Ignace Pelckmans" w:date="2026-02-26T11:25:00Z" w16du:dateUtc="2026-02-26T10:25:00Z">
                <w:rPr>
                  <w:rFonts w:ascii="Cambria Math" w:eastAsiaTheme="minorEastAsia" w:hAnsi="Cambria Math"/>
                  <w:i/>
                  <w:lang w:val="en-GB"/>
                </w:rPr>
              </w:ins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E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i</m:t>
            </m:r>
          </m:sub>
        </m:sSub>
      </m:oMath>
      <w:r>
        <w:rPr>
          <w:rFonts w:eastAsiaTheme="minorEastAsia"/>
          <w:lang w:val="en-GB"/>
        </w:rPr>
        <w:t>, the new dry bulk density and layer thickness can be calculated:</w:t>
      </w:r>
    </w:p>
    <w:p w14:paraId="1486FA50" w14:textId="77777777" w:rsidR="004250A2" w:rsidRDefault="004250A2" w:rsidP="004250A2">
      <w:pPr>
        <w:rPr>
          <w:rFonts w:eastAsiaTheme="minorEastAsia"/>
          <w:lang w:val="en-GB"/>
        </w:rPr>
      </w:pPr>
    </w:p>
    <w:p w14:paraId="6BC7EBA2" w14:textId="793D58E4" w:rsidR="004250A2" w:rsidRPr="00ED67D8" w:rsidRDefault="00000000" w:rsidP="00E14BEE">
      <w:pPr>
        <w:jc w:val="center"/>
        <w:rPr>
          <w:rFonts w:eastAsiaTheme="minorEastAsia"/>
          <w:lang w:val="en-GB"/>
        </w:rPr>
      </w:pPr>
      <m:oMath>
        <m:sSub>
          <m:sSubPr>
            <m:ctrlPr>
              <w:ins w:id="98" w:author="Ignace Pelckmans" w:date="2026-02-26T11:25:00Z" w16du:dateUtc="2026-02-26T10:25:00Z">
                <w:rPr>
                  <w:rFonts w:ascii="Cambria Math" w:eastAsiaTheme="minorEastAsia" w:hAnsi="Cambria Math"/>
                  <w:i/>
                  <w:lang w:val="en-GB"/>
                </w:rPr>
              </w:ins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ρ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bulk,i</m:t>
            </m:r>
          </m:sub>
        </m:sSub>
        <m:r>
          <w:rPr>
            <w:rFonts w:ascii="Cambria Math" w:eastAsiaTheme="minorEastAsia" w:hAnsi="Cambria Math"/>
            <w:lang w:val="en-GB"/>
          </w:rPr>
          <m:t>=</m:t>
        </m:r>
        <m:f>
          <m:fPr>
            <m:ctrlPr>
              <w:ins w:id="99" w:author="Ignace Pelckmans" w:date="2026-02-26T11:25:00Z" w16du:dateUtc="2026-02-26T10:25:00Z">
                <w:rPr>
                  <w:rFonts w:ascii="Cambria Math" w:eastAsiaTheme="minorEastAsia" w:hAnsi="Cambria Math"/>
                  <w:i/>
                  <w:lang w:val="en-GB"/>
                </w:rPr>
              </w:ins>
            </m:ctrlPr>
          </m:fPr>
          <m:num>
            <m:sSub>
              <m:sSubPr>
                <m:ctrlPr>
                  <w:ins w:id="100" w:author="Ignace Pelckmans" w:date="2026-02-26T11:25:00Z" w16du:dateUtc="2026-02-26T10:25:00Z">
                    <w:rPr>
                      <w:rFonts w:ascii="Cambria Math" w:eastAsiaTheme="minorEastAsia" w:hAnsi="Cambria Math"/>
                      <w:i/>
                      <w:lang w:val="en-GB"/>
                    </w:rPr>
                  </w:ins>
                </m:ctrlPr>
              </m:sSubPr>
              <m:e>
                <m:r>
                  <w:rPr>
                    <w:rFonts w:ascii="Cambria Math" w:eastAsiaTheme="minorEastAsia" w:hAnsi="Cambria Math"/>
                    <w:lang w:val="en-GB"/>
                  </w:rPr>
                  <m:t>ρ</m:t>
                </m:r>
              </m:e>
              <m:sub>
                <m:r>
                  <w:rPr>
                    <w:rFonts w:ascii="Cambria Math" w:eastAsiaTheme="minorEastAsia" w:hAnsi="Cambria Math"/>
                    <w:lang w:val="en-GB"/>
                  </w:rPr>
                  <m:t>s,i</m:t>
                </m:r>
              </m:sub>
            </m:sSub>
          </m:num>
          <m:den>
            <m:r>
              <w:rPr>
                <w:rFonts w:ascii="Cambria Math" w:eastAsiaTheme="minorEastAsia" w:hAnsi="Cambria Math"/>
                <w:lang w:val="en-GB"/>
              </w:rPr>
              <m:t>1+</m:t>
            </m:r>
            <m:sSub>
              <m:sSubPr>
                <m:ctrlPr>
                  <w:ins w:id="101" w:author="Ignace Pelckmans" w:date="2026-02-26T11:25:00Z" w16du:dateUtc="2026-02-26T10:25:00Z">
                    <w:rPr>
                      <w:rFonts w:ascii="Cambria Math" w:eastAsiaTheme="minorEastAsia" w:hAnsi="Cambria Math"/>
                      <w:i/>
                      <w:lang w:val="en-GB"/>
                    </w:rPr>
                  </w:ins>
                </m:ctrlPr>
              </m:sSubPr>
              <m:e>
                <m:r>
                  <w:rPr>
                    <w:rFonts w:ascii="Cambria Math" w:eastAsiaTheme="minorEastAsia" w:hAnsi="Cambria Math"/>
                    <w:lang w:val="en-GB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  <w:lang w:val="en-GB"/>
                  </w:rPr>
                  <m:t>i</m:t>
                </m:r>
              </m:sub>
            </m:sSub>
          </m:den>
        </m:f>
      </m:oMath>
      <w:r w:rsidR="00E14BEE">
        <w:rPr>
          <w:rFonts w:eastAsiaTheme="minorEastAsia"/>
          <w:lang w:val="en-GB"/>
        </w:rPr>
        <w:tab/>
        <w:t>(eq. 3.</w:t>
      </w:r>
      <w:r w:rsidR="00881AEE">
        <w:rPr>
          <w:rFonts w:eastAsiaTheme="minorEastAsia"/>
          <w:lang w:val="en-GB"/>
        </w:rPr>
        <w:t>1</w:t>
      </w:r>
      <w:r w:rsidR="00A11346">
        <w:rPr>
          <w:rFonts w:eastAsiaTheme="minorEastAsia"/>
          <w:lang w:val="en-GB"/>
        </w:rPr>
        <w:t>1</w:t>
      </w:r>
      <w:r w:rsidR="00E14BEE">
        <w:rPr>
          <w:rFonts w:eastAsiaTheme="minorEastAsia"/>
          <w:lang w:val="en-GB"/>
        </w:rPr>
        <w:t>)</w:t>
      </w:r>
    </w:p>
    <w:p w14:paraId="16AB1B22" w14:textId="01FC17AC" w:rsidR="00ED67D8" w:rsidRDefault="00ED67D8" w:rsidP="00E14BEE">
      <w:pPr>
        <w:jc w:val="center"/>
        <w:rPr>
          <w:rFonts w:eastAsiaTheme="minorEastAsia"/>
          <w:lang w:val="en-GB"/>
        </w:rPr>
      </w:pPr>
    </w:p>
    <w:p w14:paraId="1461345C" w14:textId="1ADAC7F1" w:rsidR="00ED67D8" w:rsidRDefault="00000000" w:rsidP="00E14BEE">
      <w:pPr>
        <w:jc w:val="center"/>
        <w:rPr>
          <w:rFonts w:eastAsiaTheme="minorEastAsia"/>
          <w:lang w:val="en-GB"/>
        </w:rPr>
      </w:pPr>
      <m:oMath>
        <m:sSub>
          <m:sSubPr>
            <m:ctrlPr>
              <w:ins w:id="102" w:author="Ignace Pelckmans" w:date="2026-02-26T11:25:00Z" w16du:dateUtc="2026-02-26T10:25:00Z">
                <w:rPr>
                  <w:rFonts w:ascii="Cambria Math" w:eastAsiaTheme="minorEastAsia" w:hAnsi="Cambria Math"/>
                  <w:i/>
                  <w:lang w:val="en-GB"/>
                </w:rPr>
              </w:ins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h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i</m:t>
            </m:r>
          </m:sub>
        </m:sSub>
        <m:r>
          <w:rPr>
            <w:rFonts w:ascii="Cambria Math" w:eastAsiaTheme="minorEastAsia" w:hAnsi="Cambria Math"/>
            <w:lang w:val="en-GB"/>
          </w:rPr>
          <m:t>=</m:t>
        </m:r>
        <m:f>
          <m:fPr>
            <m:ctrlPr>
              <w:ins w:id="103" w:author="Ignace Pelckmans" w:date="2026-02-26T11:25:00Z" w16du:dateUtc="2026-02-26T10:25:00Z">
                <w:rPr>
                  <w:rFonts w:ascii="Cambria Math" w:eastAsiaTheme="minorEastAsia" w:hAnsi="Cambria Math"/>
                  <w:i/>
                  <w:lang w:val="en-GB"/>
                </w:rPr>
              </w:ins>
            </m:ctrlPr>
          </m:fPr>
          <m:num>
            <m:r>
              <w:rPr>
                <w:rFonts w:ascii="Cambria Math" w:eastAsiaTheme="minorEastAsia" w:hAnsi="Cambria Math"/>
                <w:lang w:val="en-GB"/>
              </w:rPr>
              <m:t>mas</m:t>
            </m:r>
            <m:sSub>
              <m:sSubPr>
                <m:ctrlPr>
                  <w:ins w:id="104" w:author="Ignace Pelckmans" w:date="2026-02-26T11:25:00Z" w16du:dateUtc="2026-02-26T10:25:00Z">
                    <w:rPr>
                      <w:rFonts w:ascii="Cambria Math" w:eastAsiaTheme="minorEastAsia" w:hAnsi="Cambria Math"/>
                      <w:i/>
                      <w:lang w:val="en-GB"/>
                    </w:rPr>
                  </w:ins>
                </m:ctrlPr>
              </m:sSubPr>
              <m:e>
                <m:r>
                  <w:rPr>
                    <w:rFonts w:ascii="Cambria Math" w:eastAsiaTheme="minorEastAsia" w:hAnsi="Cambria Math"/>
                    <w:lang w:val="en-GB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  <w:lang w:val="en-GB"/>
                  </w:rPr>
                  <m:t>i</m:t>
                </m:r>
              </m:sub>
            </m:sSub>
          </m:num>
          <m:den>
            <m:sSub>
              <m:sSubPr>
                <m:ctrlPr>
                  <w:ins w:id="105" w:author="Ignace Pelckmans" w:date="2026-02-26T11:25:00Z" w16du:dateUtc="2026-02-26T10:25:00Z">
                    <w:rPr>
                      <w:rFonts w:ascii="Cambria Math" w:eastAsiaTheme="minorEastAsia" w:hAnsi="Cambria Math"/>
                      <w:i/>
                      <w:lang w:val="en-GB"/>
                    </w:rPr>
                  </w:ins>
                </m:ctrlPr>
              </m:sSubPr>
              <m:e>
                <m:r>
                  <w:rPr>
                    <w:rFonts w:ascii="Cambria Math" w:eastAsiaTheme="minorEastAsia" w:hAnsi="Cambria Math"/>
                    <w:lang w:val="en-GB"/>
                  </w:rPr>
                  <m:t>ρ</m:t>
                </m:r>
              </m:e>
              <m:sub>
                <m:r>
                  <w:rPr>
                    <w:rFonts w:ascii="Cambria Math" w:eastAsiaTheme="minorEastAsia" w:hAnsi="Cambria Math"/>
                    <w:lang w:val="en-GB"/>
                  </w:rPr>
                  <m:t>bulk,i</m:t>
                </m:r>
              </m:sub>
            </m:sSub>
          </m:den>
        </m:f>
      </m:oMath>
      <w:r w:rsidR="00E14BEE">
        <w:rPr>
          <w:rFonts w:eastAsiaTheme="minorEastAsia"/>
          <w:lang w:val="en-GB"/>
        </w:rPr>
        <w:tab/>
        <w:t>(eq. 3.</w:t>
      </w:r>
      <w:r w:rsidR="00881AEE">
        <w:rPr>
          <w:rFonts w:eastAsiaTheme="minorEastAsia"/>
          <w:lang w:val="en-GB"/>
        </w:rPr>
        <w:t>1</w:t>
      </w:r>
      <w:r w:rsidR="00A11346">
        <w:rPr>
          <w:rFonts w:eastAsiaTheme="minorEastAsia"/>
          <w:lang w:val="en-GB"/>
        </w:rPr>
        <w:t>2</w:t>
      </w:r>
      <w:r w:rsidR="00E14BEE">
        <w:rPr>
          <w:rFonts w:eastAsiaTheme="minorEastAsia"/>
          <w:lang w:val="en-GB"/>
        </w:rPr>
        <w:t>)</w:t>
      </w:r>
    </w:p>
    <w:p w14:paraId="47C942D2" w14:textId="77777777" w:rsidR="00D41EA3" w:rsidRDefault="00D41EA3" w:rsidP="00D41EA3">
      <w:pPr>
        <w:rPr>
          <w:rFonts w:eastAsiaTheme="minorEastAsia"/>
          <w:lang w:val="en-GB"/>
        </w:rPr>
      </w:pPr>
    </w:p>
    <w:p w14:paraId="75AE0002" w14:textId="707D3562" w:rsidR="00A11346" w:rsidRPr="00A11346" w:rsidRDefault="00D41EA3" w:rsidP="007C7685">
      <w:pPr>
        <w:pStyle w:val="ListParagraph"/>
        <w:numPr>
          <w:ilvl w:val="0"/>
          <w:numId w:val="3"/>
        </w:numPr>
        <w:jc w:val="both"/>
        <w:rPr>
          <w:rFonts w:eastAsiaTheme="minorEastAsia"/>
          <w:lang w:val="en-US"/>
        </w:rPr>
      </w:pPr>
      <w:proofErr w:type="spellStart"/>
      <w:r w:rsidRPr="002E7855">
        <w:rPr>
          <w:rFonts w:ascii="Cambria Math" w:eastAsiaTheme="minorEastAsia" w:hAnsi="Cambria Math"/>
          <w:i/>
          <w:iCs/>
          <w:lang w:val="en-US"/>
        </w:rPr>
        <w:t>CI</w:t>
      </w:r>
      <w:r w:rsidRPr="002E7855">
        <w:rPr>
          <w:rFonts w:ascii="Cambria Math" w:eastAsiaTheme="minorEastAsia" w:hAnsi="Cambria Math"/>
          <w:i/>
          <w:iCs/>
          <w:vertAlign w:val="subscript"/>
          <w:lang w:val="en-US"/>
        </w:rPr>
        <w:t>min</w:t>
      </w:r>
      <w:proofErr w:type="spellEnd"/>
      <w:r w:rsidRPr="002E7855">
        <w:rPr>
          <w:rFonts w:eastAsiaTheme="minorEastAsia"/>
          <w:lang w:val="en-US"/>
        </w:rPr>
        <w:t xml:space="preserve"> and </w:t>
      </w:r>
      <w:proofErr w:type="spellStart"/>
      <w:r w:rsidRPr="002E7855">
        <w:rPr>
          <w:rFonts w:ascii="Cambria Math" w:eastAsiaTheme="minorEastAsia" w:hAnsi="Cambria Math"/>
          <w:i/>
          <w:iCs/>
          <w:lang w:val="en-US"/>
        </w:rPr>
        <w:t>CI</w:t>
      </w:r>
      <w:r w:rsidRPr="002E7855">
        <w:rPr>
          <w:rFonts w:ascii="Cambria Math" w:eastAsiaTheme="minorEastAsia" w:hAnsi="Cambria Math"/>
          <w:i/>
          <w:iCs/>
          <w:vertAlign w:val="subscript"/>
          <w:lang w:val="en-US"/>
        </w:rPr>
        <w:t>om</w:t>
      </w:r>
      <w:proofErr w:type="spellEnd"/>
      <w:r w:rsidR="002E7855" w:rsidRPr="002E7855">
        <w:rPr>
          <w:rFonts w:eastAsiaTheme="minorEastAsia"/>
          <w:lang w:val="en-US"/>
        </w:rPr>
        <w:t xml:space="preserve"> are the compaction coefficient for the </w:t>
      </w:r>
      <w:r w:rsidR="002E7855">
        <w:rPr>
          <w:rFonts w:eastAsiaTheme="minorEastAsia"/>
          <w:lang w:val="en-US"/>
        </w:rPr>
        <w:t xml:space="preserve">mineral and organic matter partition of the sediments. One single value for </w:t>
      </w:r>
      <w:r w:rsidR="002E7855" w:rsidRPr="002E7855">
        <w:rPr>
          <w:rFonts w:ascii="Cambria Math" w:eastAsiaTheme="minorEastAsia" w:hAnsi="Cambria Math"/>
          <w:i/>
          <w:iCs/>
          <w:lang w:val="en-US"/>
        </w:rPr>
        <w:t>CI</w:t>
      </w:r>
      <w:r w:rsidR="002E7855" w:rsidRPr="002E7855">
        <w:rPr>
          <w:rFonts w:ascii="Cambria Math" w:eastAsiaTheme="minorEastAsia" w:hAnsi="Cambria Math"/>
          <w:i/>
          <w:iCs/>
          <w:vertAlign w:val="subscript"/>
          <w:lang w:val="en-US"/>
        </w:rPr>
        <w:t>min</w:t>
      </w:r>
      <w:r w:rsidR="002E7855" w:rsidRPr="002E7855">
        <w:rPr>
          <w:rFonts w:eastAsiaTheme="minorEastAsia"/>
          <w:lang w:val="en-US"/>
        </w:rPr>
        <w:t xml:space="preserve"> </w:t>
      </w:r>
      <w:r w:rsidR="002E7855">
        <w:rPr>
          <w:rFonts w:eastAsiaTheme="minorEastAsia"/>
          <w:lang w:val="en-US"/>
        </w:rPr>
        <w:t xml:space="preserve">was calibrated </w:t>
      </w:r>
      <w:r w:rsidR="007C7685">
        <w:rPr>
          <w:rFonts w:eastAsiaTheme="minorEastAsia"/>
          <w:lang w:val="en-US"/>
        </w:rPr>
        <w:t>for</w:t>
      </w:r>
      <w:r w:rsidR="002E7855">
        <w:rPr>
          <w:rFonts w:eastAsiaTheme="minorEastAsia"/>
          <w:lang w:val="en-US"/>
        </w:rPr>
        <w:t xml:space="preserve"> the modelled DBD (eq 3.1, not the full OIMAS-N model) to match the median DBD in each age zone (figure 3.2)</w:t>
      </w:r>
      <w:r w:rsidR="007C7685">
        <w:rPr>
          <w:rFonts w:eastAsiaTheme="minorEastAsia"/>
          <w:lang w:val="en-US"/>
        </w:rPr>
        <w:t>.</w:t>
      </w:r>
      <w:r w:rsidR="007C7685" w:rsidRPr="007C7685">
        <w:rPr>
          <w:rFonts w:ascii="Cambria Math" w:eastAsiaTheme="minorEastAsia" w:hAnsi="Cambria Math"/>
          <w:i/>
          <w:iCs/>
          <w:lang w:val="en-GB"/>
        </w:rPr>
        <w:t xml:space="preserve"> </w:t>
      </w:r>
      <w:r w:rsidR="007C7685" w:rsidRPr="002E7855">
        <w:rPr>
          <w:rFonts w:ascii="Cambria Math" w:eastAsiaTheme="minorEastAsia" w:hAnsi="Cambria Math"/>
          <w:i/>
          <w:iCs/>
          <w:lang w:val="en-GB"/>
        </w:rPr>
        <w:t>E</w:t>
      </w:r>
      <w:proofErr w:type="gramStart"/>
      <w:r w:rsidR="007C7685" w:rsidRPr="002E7855">
        <w:rPr>
          <w:rFonts w:ascii="Cambria Math" w:eastAsiaTheme="minorEastAsia" w:hAnsi="Cambria Math"/>
          <w:i/>
          <w:iCs/>
          <w:vertAlign w:val="subscript"/>
          <w:lang w:val="en-GB"/>
        </w:rPr>
        <w:t>0,min</w:t>
      </w:r>
      <w:proofErr w:type="gramEnd"/>
      <w:r w:rsidR="007C7685" w:rsidRPr="002E7855">
        <w:rPr>
          <w:rFonts w:ascii="Cambria Math" w:eastAsiaTheme="minorEastAsia" w:hAnsi="Cambria Math"/>
          <w:i/>
          <w:iCs/>
          <w:lang w:val="en-GB"/>
        </w:rPr>
        <w:t xml:space="preserve"> </w:t>
      </w:r>
      <w:r w:rsidR="007C7685" w:rsidRPr="002E7855">
        <w:rPr>
          <w:rFonts w:eastAsiaTheme="minorEastAsia"/>
          <w:lang w:val="en-GB"/>
        </w:rPr>
        <w:t>and</w:t>
      </w:r>
      <w:r w:rsidR="007C7685" w:rsidRPr="002E7855">
        <w:rPr>
          <w:rFonts w:ascii="Cambria Math" w:eastAsiaTheme="minorEastAsia" w:hAnsi="Cambria Math"/>
          <w:i/>
          <w:iCs/>
          <w:lang w:val="en-GB"/>
        </w:rPr>
        <w:t xml:space="preserve"> E</w:t>
      </w:r>
      <w:r w:rsidR="007C7685" w:rsidRPr="002E7855">
        <w:rPr>
          <w:rFonts w:ascii="Cambria Math" w:eastAsiaTheme="minorEastAsia" w:hAnsi="Cambria Math"/>
          <w:i/>
          <w:iCs/>
          <w:vertAlign w:val="subscript"/>
          <w:lang w:val="en-GB"/>
        </w:rPr>
        <w:t>0, om</w:t>
      </w:r>
      <w:r w:rsidR="007C7685" w:rsidRPr="002E7855">
        <w:rPr>
          <w:rFonts w:eastAsiaTheme="minorEastAsia"/>
          <w:lang w:val="en-GB"/>
        </w:rPr>
        <w:t xml:space="preserve">) </w:t>
      </w:r>
      <w:r w:rsidR="007C7685">
        <w:rPr>
          <w:rFonts w:eastAsiaTheme="minorEastAsia"/>
          <w:lang w:val="en-GB"/>
        </w:rPr>
        <w:t xml:space="preserve">were set at the calibrated values of 0.87 and </w:t>
      </w:r>
      <w:proofErr w:type="gramStart"/>
      <w:r w:rsidR="007C7685">
        <w:rPr>
          <w:rFonts w:eastAsiaTheme="minorEastAsia"/>
          <w:lang w:val="en-GB"/>
        </w:rPr>
        <w:t>27.5</w:t>
      </w:r>
      <w:r w:rsidR="002E7855">
        <w:rPr>
          <w:rFonts w:eastAsiaTheme="minorEastAsia"/>
          <w:lang w:val="en-US"/>
        </w:rPr>
        <w:t xml:space="preserve"> </w:t>
      </w:r>
      <w:r w:rsidR="007C7685">
        <w:rPr>
          <w:rFonts w:eastAsiaTheme="minorEastAsia"/>
          <w:lang w:val="en-US"/>
        </w:rPr>
        <w:t>.</w:t>
      </w:r>
      <w:proofErr w:type="gramEnd"/>
      <w:r w:rsidR="007C7685">
        <w:rPr>
          <w:rFonts w:eastAsiaTheme="minorEastAsia"/>
          <w:lang w:val="en-US"/>
        </w:rPr>
        <w:t xml:space="preserve"> </w:t>
      </w:r>
      <w:r w:rsidR="002E7855" w:rsidRPr="002E7855">
        <w:rPr>
          <w:rFonts w:eastAsiaTheme="minorEastAsia"/>
          <w:lang w:val="en-US"/>
        </w:rPr>
        <w:t xml:space="preserve"> </w:t>
      </w:r>
      <m:oMath>
        <m:sSub>
          <m:sSubPr>
            <m:ctrlPr>
              <w:ins w:id="106" w:author="Ignace Pelckmans" w:date="2026-02-26T11:25:00Z" w16du:dateUtc="2026-02-26T10:25:00Z">
                <w:rPr>
                  <w:rFonts w:ascii="Cambria Math" w:eastAsiaTheme="minorEastAsia" w:hAnsi="Cambria Math"/>
                  <w:i/>
                  <w:lang w:val="en-GB"/>
                </w:rPr>
              </w:ins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p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om</m:t>
            </m:r>
          </m:sub>
        </m:sSub>
      </m:oMath>
      <w:r w:rsidR="007C7685">
        <w:rPr>
          <w:rFonts w:eastAsiaTheme="minorEastAsia"/>
          <w:lang w:val="en-GB"/>
        </w:rPr>
        <w:t>varies with depth and values are taken from the observations.</w:t>
      </w:r>
      <w:r w:rsidR="00536AC6" w:rsidRPr="00536AC6">
        <w:rPr>
          <w:rFonts w:ascii="Cambria Math" w:eastAsiaTheme="minorEastAsia" w:hAnsi="Cambria Math"/>
          <w:i/>
          <w:iCs/>
          <w:lang w:val="en-US"/>
        </w:rPr>
        <w:t xml:space="preserve"> </w:t>
      </w:r>
      <w:proofErr w:type="spellStart"/>
      <w:r w:rsidR="00536AC6" w:rsidRPr="002E7855">
        <w:rPr>
          <w:rFonts w:ascii="Cambria Math" w:eastAsiaTheme="minorEastAsia" w:hAnsi="Cambria Math"/>
          <w:i/>
          <w:iCs/>
          <w:lang w:val="en-US"/>
        </w:rPr>
        <w:t>CI</w:t>
      </w:r>
      <w:r w:rsidR="00536AC6">
        <w:rPr>
          <w:rFonts w:ascii="Cambria Math" w:eastAsiaTheme="minorEastAsia" w:hAnsi="Cambria Math"/>
          <w:i/>
          <w:iCs/>
          <w:vertAlign w:val="subscript"/>
          <w:lang w:val="en-US"/>
        </w:rPr>
        <w:t>om</w:t>
      </w:r>
      <w:proofErr w:type="spellEnd"/>
      <w:r w:rsidR="00536AC6" w:rsidRPr="002E7855">
        <w:rPr>
          <w:rFonts w:eastAsiaTheme="minorEastAsia"/>
          <w:lang w:val="en-US"/>
        </w:rPr>
        <w:t xml:space="preserve"> </w:t>
      </w:r>
      <w:r w:rsidR="00536AC6">
        <w:rPr>
          <w:rFonts w:eastAsiaTheme="minorEastAsia"/>
          <w:lang w:val="en-US"/>
        </w:rPr>
        <w:t xml:space="preserve">was assumed to equal 1, after Mudd et al. (2009) as sensitivity of calibrated </w:t>
      </w:r>
      <w:proofErr w:type="spellStart"/>
      <w:r w:rsidR="00536AC6" w:rsidRPr="002E7855">
        <w:rPr>
          <w:rFonts w:ascii="Cambria Math" w:eastAsiaTheme="minorEastAsia" w:hAnsi="Cambria Math"/>
          <w:i/>
          <w:iCs/>
          <w:lang w:val="en-US"/>
        </w:rPr>
        <w:t>CI</w:t>
      </w:r>
      <w:r w:rsidR="00536AC6" w:rsidRPr="002E7855">
        <w:rPr>
          <w:rFonts w:ascii="Cambria Math" w:eastAsiaTheme="minorEastAsia" w:hAnsi="Cambria Math"/>
          <w:i/>
          <w:iCs/>
          <w:vertAlign w:val="subscript"/>
          <w:lang w:val="en-US"/>
        </w:rPr>
        <w:t>min</w:t>
      </w:r>
      <w:proofErr w:type="spellEnd"/>
      <w:r w:rsidR="00536AC6" w:rsidRPr="002E7855">
        <w:rPr>
          <w:rFonts w:eastAsiaTheme="minorEastAsia"/>
          <w:lang w:val="en-US"/>
        </w:rPr>
        <w:t xml:space="preserve"> </w:t>
      </w:r>
      <w:r w:rsidR="002D7E52">
        <w:rPr>
          <w:rFonts w:eastAsiaTheme="minorEastAsia"/>
          <w:lang w:val="en-US"/>
        </w:rPr>
        <w:t xml:space="preserve">to </w:t>
      </w:r>
      <w:proofErr w:type="spellStart"/>
      <w:r w:rsidR="002D7E52" w:rsidRPr="002E7855">
        <w:rPr>
          <w:rFonts w:ascii="Cambria Math" w:eastAsiaTheme="minorEastAsia" w:hAnsi="Cambria Math"/>
          <w:i/>
          <w:iCs/>
          <w:lang w:val="en-US"/>
        </w:rPr>
        <w:t>CI</w:t>
      </w:r>
      <w:r w:rsidR="002D7E52">
        <w:rPr>
          <w:rFonts w:ascii="Cambria Math" w:eastAsiaTheme="minorEastAsia" w:hAnsi="Cambria Math"/>
          <w:i/>
          <w:iCs/>
          <w:vertAlign w:val="subscript"/>
          <w:lang w:val="en-US"/>
        </w:rPr>
        <w:t>om</w:t>
      </w:r>
      <w:proofErr w:type="spellEnd"/>
      <w:r w:rsidR="002D7E52">
        <w:rPr>
          <w:rFonts w:eastAsiaTheme="minorEastAsia"/>
          <w:lang w:val="en-US"/>
        </w:rPr>
        <w:t xml:space="preserve"> </w:t>
      </w:r>
      <w:r w:rsidR="00536AC6">
        <w:rPr>
          <w:rFonts w:eastAsiaTheme="minorEastAsia"/>
          <w:lang w:val="en-US"/>
        </w:rPr>
        <w:t>was found to be minor (</w:t>
      </w:r>
      <w:r w:rsidR="008D66EC">
        <w:rPr>
          <w:rFonts w:eastAsiaTheme="minorEastAsia"/>
          <w:lang w:val="en-US"/>
        </w:rPr>
        <w:t>f</w:t>
      </w:r>
      <w:r w:rsidR="00536AC6">
        <w:rPr>
          <w:rFonts w:eastAsiaTheme="minorEastAsia"/>
          <w:lang w:val="en-US"/>
        </w:rPr>
        <w:t>igure 3.3).</w:t>
      </w:r>
      <w:r w:rsidR="002D7E52">
        <w:rPr>
          <w:rFonts w:eastAsiaTheme="minorEastAsia"/>
          <w:lang w:val="en-US"/>
        </w:rPr>
        <w:t xml:space="preserve"> </w:t>
      </w:r>
      <w:r w:rsidR="0014184D">
        <w:rPr>
          <w:rFonts w:eastAsiaTheme="minorEastAsia"/>
          <w:lang w:val="en-US"/>
        </w:rPr>
        <w:t xml:space="preserve">Best results were found for </w:t>
      </w:r>
      <w:r w:rsidR="0014184D" w:rsidRPr="002E7855">
        <w:rPr>
          <w:rFonts w:ascii="Cambria Math" w:eastAsiaTheme="minorEastAsia" w:hAnsi="Cambria Math"/>
          <w:i/>
          <w:iCs/>
          <w:lang w:val="en-US"/>
        </w:rPr>
        <w:t>CI</w:t>
      </w:r>
      <w:r w:rsidR="0014184D" w:rsidRPr="002E7855">
        <w:rPr>
          <w:rFonts w:ascii="Cambria Math" w:eastAsiaTheme="minorEastAsia" w:hAnsi="Cambria Math"/>
          <w:i/>
          <w:iCs/>
          <w:vertAlign w:val="subscript"/>
          <w:lang w:val="en-US"/>
        </w:rPr>
        <w:t>min</w:t>
      </w:r>
      <w:r w:rsidR="0014184D" w:rsidRPr="0014184D">
        <w:rPr>
          <w:rFonts w:eastAsiaTheme="minorEastAsia"/>
          <w:lang w:val="en-US"/>
        </w:rPr>
        <w:t xml:space="preserve"> equal to 0.025</w:t>
      </w:r>
      <w:r w:rsidR="0014184D">
        <w:rPr>
          <w:rFonts w:eastAsiaTheme="minorEastAsia"/>
          <w:lang w:val="en-US"/>
        </w:rPr>
        <w:t xml:space="preserve">, </w:t>
      </w:r>
      <w:proofErr w:type="gramStart"/>
      <w:r w:rsidR="0014184D">
        <w:rPr>
          <w:rFonts w:eastAsiaTheme="minorEastAsia"/>
          <w:lang w:val="en-US"/>
        </w:rPr>
        <w:t>similar to</w:t>
      </w:r>
      <w:proofErr w:type="gramEnd"/>
      <w:r w:rsidR="0014184D">
        <w:rPr>
          <w:rFonts w:eastAsiaTheme="minorEastAsia"/>
          <w:lang w:val="en-US"/>
        </w:rPr>
        <w:t xml:space="preserve"> the value for the silt fraction, assumed by Mudd et al. (2009).</w:t>
      </w:r>
    </w:p>
    <w:p w14:paraId="3C789DCB" w14:textId="063D3885" w:rsidR="00D41EA3" w:rsidRPr="002E7855" w:rsidRDefault="00A11346" w:rsidP="00A11346">
      <w:pPr>
        <w:pStyle w:val="ListParagraph"/>
        <w:ind w:left="502"/>
        <w:jc w:val="both"/>
        <w:rPr>
          <w:rFonts w:eastAsiaTheme="minorEastAsia"/>
          <w:lang w:val="en-US"/>
        </w:rPr>
      </w:pPr>
      <w:r>
        <w:rPr>
          <w:rFonts w:eastAsiaTheme="minorEastAsia"/>
          <w:lang w:val="en-GB"/>
        </w:rPr>
        <w:br/>
      </w:r>
      <w:r w:rsidR="00D41EA3" w:rsidRPr="00D41EA3">
        <w:rPr>
          <w:rFonts w:eastAsiaTheme="minorEastAsia"/>
          <w:noProof/>
          <w:lang w:val="en-GB"/>
        </w:rPr>
        <w:drawing>
          <wp:inline distT="0" distB="0" distL="0" distR="0" wp14:anchorId="471DD55A" wp14:editId="10E78E6C">
            <wp:extent cx="5294636" cy="4173647"/>
            <wp:effectExtent l="0" t="0" r="1270" b="5080"/>
            <wp:docPr id="1309842746" name="Picture 1" descr="A diagram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842746" name="Picture 1" descr="A diagram of different colored line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15316" cy="4189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EDB0E" w14:textId="77777777" w:rsidR="00536AC6" w:rsidRDefault="002E7855" w:rsidP="002D69AD">
      <w:pPr>
        <w:rPr>
          <w:rFonts w:eastAsiaTheme="minorEastAsia"/>
          <w:i/>
          <w:iCs/>
          <w:color w:val="156082" w:themeColor="accent1"/>
          <w:lang w:val="en-GB"/>
        </w:rPr>
      </w:pPr>
      <w:r w:rsidRPr="002E7855">
        <w:rPr>
          <w:rFonts w:eastAsiaTheme="minorEastAsia"/>
          <w:i/>
          <w:iCs/>
          <w:color w:val="156082" w:themeColor="accent1"/>
          <w:lang w:val="en-GB"/>
        </w:rPr>
        <w:t xml:space="preserve">figure </w:t>
      </w:r>
      <w:r>
        <w:rPr>
          <w:rFonts w:eastAsiaTheme="minorEastAsia"/>
          <w:i/>
          <w:iCs/>
          <w:color w:val="156082" w:themeColor="accent1"/>
          <w:lang w:val="en-GB"/>
        </w:rPr>
        <w:t>3</w:t>
      </w:r>
      <w:r w:rsidR="007C7685">
        <w:rPr>
          <w:rFonts w:eastAsiaTheme="minorEastAsia"/>
          <w:i/>
          <w:iCs/>
          <w:color w:val="156082" w:themeColor="accent1"/>
          <w:lang w:val="en-GB"/>
        </w:rPr>
        <w:t>.2</w:t>
      </w:r>
      <w:r w:rsidRPr="002E7855">
        <w:rPr>
          <w:rFonts w:eastAsiaTheme="minorEastAsia"/>
          <w:i/>
          <w:iCs/>
          <w:color w:val="156082" w:themeColor="accent1"/>
          <w:lang w:val="en-GB"/>
        </w:rPr>
        <w:t xml:space="preserve"> | </w:t>
      </w:r>
      <w:r>
        <w:rPr>
          <w:rFonts w:eastAsiaTheme="minorEastAsia"/>
          <w:i/>
          <w:iCs/>
          <w:color w:val="156082" w:themeColor="accent1"/>
          <w:lang w:val="en-GB"/>
        </w:rPr>
        <w:t xml:space="preserve">Calibration of </w:t>
      </w:r>
      <w:r w:rsidR="00A11346" w:rsidRPr="00A11346">
        <w:rPr>
          <w:rFonts w:ascii="Cambria Math" w:eastAsiaTheme="minorEastAsia" w:hAnsi="Cambria Math"/>
          <w:b/>
          <w:bCs/>
          <w:i/>
          <w:iCs/>
          <w:color w:val="156082" w:themeColor="accent1"/>
          <w:lang w:val="en-GB"/>
        </w:rPr>
        <w:t>CI</w:t>
      </w:r>
      <w:r w:rsidR="00A11346" w:rsidRPr="00A11346">
        <w:rPr>
          <w:rFonts w:ascii="Cambria Math" w:eastAsiaTheme="minorEastAsia" w:hAnsi="Cambria Math"/>
          <w:b/>
          <w:bCs/>
          <w:i/>
          <w:iCs/>
          <w:color w:val="156082" w:themeColor="accent1"/>
          <w:vertAlign w:val="subscript"/>
          <w:lang w:val="en-GB"/>
        </w:rPr>
        <w:t>min</w:t>
      </w:r>
      <w:r>
        <w:rPr>
          <w:rFonts w:eastAsiaTheme="minorEastAsia"/>
          <w:i/>
          <w:iCs/>
          <w:color w:val="156082" w:themeColor="accent1"/>
          <w:lang w:val="en-GB"/>
        </w:rPr>
        <w:t xml:space="preserve"> for modelled DBD (</w:t>
      </w:r>
      <w:proofErr w:type="gramStart"/>
      <w:r>
        <w:rPr>
          <w:rFonts w:eastAsiaTheme="minorEastAsia"/>
          <w:i/>
          <w:iCs/>
          <w:color w:val="156082" w:themeColor="accent1"/>
          <w:lang w:val="en-GB"/>
        </w:rPr>
        <w:t>lines)  to</w:t>
      </w:r>
      <w:proofErr w:type="gramEnd"/>
      <w:r>
        <w:rPr>
          <w:rFonts w:eastAsiaTheme="minorEastAsia"/>
          <w:i/>
          <w:iCs/>
          <w:color w:val="156082" w:themeColor="accent1"/>
          <w:lang w:val="en-GB"/>
        </w:rPr>
        <w:t xml:space="preserve"> match the median DBD (per depth, bold orange markers) for the pioneer zone (S0y), </w:t>
      </w:r>
      <w:proofErr w:type="gramStart"/>
      <w:r>
        <w:rPr>
          <w:rFonts w:eastAsiaTheme="minorEastAsia"/>
          <w:i/>
          <w:iCs/>
          <w:color w:val="156082" w:themeColor="accent1"/>
          <w:lang w:val="en-GB"/>
        </w:rPr>
        <w:t>10 year old</w:t>
      </w:r>
      <w:proofErr w:type="gramEnd"/>
      <w:r>
        <w:rPr>
          <w:rFonts w:eastAsiaTheme="minorEastAsia"/>
          <w:i/>
          <w:iCs/>
          <w:color w:val="156082" w:themeColor="accent1"/>
          <w:lang w:val="en-GB"/>
        </w:rPr>
        <w:t xml:space="preserve"> zone (S10y), </w:t>
      </w:r>
      <w:proofErr w:type="gramStart"/>
      <w:r>
        <w:rPr>
          <w:rFonts w:eastAsiaTheme="minorEastAsia"/>
          <w:i/>
          <w:iCs/>
          <w:color w:val="156082" w:themeColor="accent1"/>
          <w:lang w:val="en-GB"/>
        </w:rPr>
        <w:t>20 year old</w:t>
      </w:r>
      <w:proofErr w:type="gramEnd"/>
      <w:r>
        <w:rPr>
          <w:rFonts w:eastAsiaTheme="minorEastAsia"/>
          <w:i/>
          <w:iCs/>
          <w:color w:val="156082" w:themeColor="accent1"/>
          <w:lang w:val="en-GB"/>
        </w:rPr>
        <w:t xml:space="preserve"> zone (S20y) and </w:t>
      </w:r>
      <w:proofErr w:type="gramStart"/>
      <w:r>
        <w:rPr>
          <w:rFonts w:eastAsiaTheme="minorEastAsia"/>
          <w:i/>
          <w:iCs/>
          <w:color w:val="156082" w:themeColor="accent1"/>
          <w:lang w:val="en-GB"/>
        </w:rPr>
        <w:t>40 year old</w:t>
      </w:r>
      <w:proofErr w:type="gramEnd"/>
      <w:r>
        <w:rPr>
          <w:rFonts w:eastAsiaTheme="minorEastAsia"/>
          <w:i/>
          <w:iCs/>
          <w:color w:val="156082" w:themeColor="accent1"/>
          <w:lang w:val="en-GB"/>
        </w:rPr>
        <w:t xml:space="preserve"> zone (S40y).</w:t>
      </w:r>
      <w:r w:rsidRPr="002E7855">
        <w:rPr>
          <w:rFonts w:eastAsiaTheme="minorEastAsia"/>
          <w:i/>
          <w:iCs/>
          <w:color w:val="156082" w:themeColor="accent1"/>
          <w:lang w:val="en-GB"/>
        </w:rPr>
        <w:t xml:space="preserve"> </w:t>
      </w:r>
      <w:proofErr w:type="spellStart"/>
      <w:r w:rsidR="00A11346" w:rsidRPr="00A11346">
        <w:rPr>
          <w:rFonts w:ascii="Cambria Math" w:eastAsiaTheme="minorEastAsia" w:hAnsi="Cambria Math"/>
          <w:b/>
          <w:bCs/>
          <w:i/>
          <w:iCs/>
          <w:color w:val="156082" w:themeColor="accent1"/>
          <w:lang w:val="en-GB"/>
        </w:rPr>
        <w:t>CI</w:t>
      </w:r>
      <w:r w:rsidR="00A11346">
        <w:rPr>
          <w:rFonts w:ascii="Cambria Math" w:eastAsiaTheme="minorEastAsia" w:hAnsi="Cambria Math"/>
          <w:b/>
          <w:bCs/>
          <w:i/>
          <w:iCs/>
          <w:color w:val="156082" w:themeColor="accent1"/>
          <w:vertAlign w:val="subscript"/>
          <w:lang w:val="en-GB"/>
        </w:rPr>
        <w:t>om</w:t>
      </w:r>
      <w:proofErr w:type="spellEnd"/>
      <w:r w:rsidR="00A11346">
        <w:rPr>
          <w:rFonts w:eastAsiaTheme="minorEastAsia"/>
          <w:i/>
          <w:iCs/>
          <w:color w:val="156082" w:themeColor="accent1"/>
          <w:lang w:val="en-GB"/>
        </w:rPr>
        <w:t xml:space="preserve"> was set at 1 after Mudd et al., 2009.</w:t>
      </w:r>
    </w:p>
    <w:p w14:paraId="19B07A29" w14:textId="77777777" w:rsidR="00536AC6" w:rsidRDefault="00536AC6" w:rsidP="002D69AD">
      <w:pPr>
        <w:rPr>
          <w:rFonts w:eastAsiaTheme="minorEastAsia"/>
          <w:i/>
          <w:iCs/>
          <w:color w:val="156082" w:themeColor="accent1"/>
          <w:lang w:val="en-GB"/>
        </w:rPr>
      </w:pPr>
    </w:p>
    <w:p w14:paraId="428ECDB8" w14:textId="42BAB718" w:rsidR="00D41EA3" w:rsidRDefault="00225CB8" w:rsidP="002D69AD">
      <w:pPr>
        <w:rPr>
          <w:rFonts w:eastAsiaTheme="minorEastAsia"/>
          <w:i/>
          <w:iCs/>
          <w:color w:val="156082" w:themeColor="accent1"/>
          <w:lang w:val="en-GB"/>
        </w:rPr>
      </w:pPr>
      <w:r w:rsidRPr="00225CB8">
        <w:rPr>
          <w:noProof/>
          <w:lang w:val="en-GB"/>
        </w:rPr>
        <w:lastRenderedPageBreak/>
        <w:drawing>
          <wp:inline distT="0" distB="0" distL="0" distR="0" wp14:anchorId="13B148FD" wp14:editId="078595B8">
            <wp:extent cx="5653651" cy="2154725"/>
            <wp:effectExtent l="0" t="0" r="0" b="4445"/>
            <wp:docPr id="1963895480" name="Picture 1" descr="A graph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895480" name="Picture 1" descr="A graph with numbers and symbol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1032" cy="21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0203B" w14:textId="0DF1BA7D" w:rsidR="007C7685" w:rsidRDefault="007C7685" w:rsidP="002D69AD">
      <w:pPr>
        <w:rPr>
          <w:rFonts w:eastAsiaTheme="minorEastAsia"/>
          <w:lang w:val="en-GB"/>
        </w:rPr>
      </w:pPr>
      <w:r w:rsidRPr="002E7855">
        <w:rPr>
          <w:rFonts w:eastAsiaTheme="minorEastAsia"/>
          <w:i/>
          <w:iCs/>
          <w:color w:val="156082" w:themeColor="accent1"/>
          <w:lang w:val="en-GB"/>
        </w:rPr>
        <w:t xml:space="preserve">figure </w:t>
      </w:r>
      <w:r>
        <w:rPr>
          <w:rFonts w:eastAsiaTheme="minorEastAsia"/>
          <w:i/>
          <w:iCs/>
          <w:color w:val="156082" w:themeColor="accent1"/>
          <w:lang w:val="en-GB"/>
        </w:rPr>
        <w:t>3.3</w:t>
      </w:r>
      <w:r w:rsidRPr="002E7855">
        <w:rPr>
          <w:rFonts w:eastAsiaTheme="minorEastAsia"/>
          <w:i/>
          <w:iCs/>
          <w:color w:val="156082" w:themeColor="accent1"/>
          <w:lang w:val="en-GB"/>
        </w:rPr>
        <w:t xml:space="preserve"> | </w:t>
      </w:r>
      <w:r>
        <w:rPr>
          <w:rFonts w:eastAsiaTheme="minorEastAsia"/>
          <w:i/>
          <w:iCs/>
          <w:color w:val="156082" w:themeColor="accent1"/>
          <w:lang w:val="en-GB"/>
        </w:rPr>
        <w:t>Calibration of xx for modelled DBD (</w:t>
      </w:r>
      <w:proofErr w:type="gramStart"/>
      <w:r>
        <w:rPr>
          <w:rFonts w:eastAsiaTheme="minorEastAsia"/>
          <w:i/>
          <w:iCs/>
          <w:color w:val="156082" w:themeColor="accent1"/>
          <w:lang w:val="en-GB"/>
        </w:rPr>
        <w:t>lines)  to</w:t>
      </w:r>
      <w:proofErr w:type="gramEnd"/>
      <w:r>
        <w:rPr>
          <w:rFonts w:eastAsiaTheme="minorEastAsia"/>
          <w:i/>
          <w:iCs/>
          <w:color w:val="156082" w:themeColor="accent1"/>
          <w:lang w:val="en-GB"/>
        </w:rPr>
        <w:t xml:space="preserve"> match the median DBD (per depth, bold orange markers) for the pioneer zone (S0y), </w:t>
      </w:r>
      <w:proofErr w:type="gramStart"/>
      <w:r>
        <w:rPr>
          <w:rFonts w:eastAsiaTheme="minorEastAsia"/>
          <w:i/>
          <w:iCs/>
          <w:color w:val="156082" w:themeColor="accent1"/>
          <w:lang w:val="en-GB"/>
        </w:rPr>
        <w:t>10 year old</w:t>
      </w:r>
      <w:proofErr w:type="gramEnd"/>
      <w:r>
        <w:rPr>
          <w:rFonts w:eastAsiaTheme="minorEastAsia"/>
          <w:i/>
          <w:iCs/>
          <w:color w:val="156082" w:themeColor="accent1"/>
          <w:lang w:val="en-GB"/>
        </w:rPr>
        <w:t xml:space="preserve"> zone (S10y), </w:t>
      </w:r>
      <w:proofErr w:type="gramStart"/>
      <w:r>
        <w:rPr>
          <w:rFonts w:eastAsiaTheme="minorEastAsia"/>
          <w:i/>
          <w:iCs/>
          <w:color w:val="156082" w:themeColor="accent1"/>
          <w:lang w:val="en-GB"/>
        </w:rPr>
        <w:t>20 year old</w:t>
      </w:r>
      <w:proofErr w:type="gramEnd"/>
      <w:r>
        <w:rPr>
          <w:rFonts w:eastAsiaTheme="minorEastAsia"/>
          <w:i/>
          <w:iCs/>
          <w:color w:val="156082" w:themeColor="accent1"/>
          <w:lang w:val="en-GB"/>
        </w:rPr>
        <w:t xml:space="preserve"> zone (S20y) and </w:t>
      </w:r>
      <w:proofErr w:type="gramStart"/>
      <w:r>
        <w:rPr>
          <w:rFonts w:eastAsiaTheme="minorEastAsia"/>
          <w:i/>
          <w:iCs/>
          <w:color w:val="156082" w:themeColor="accent1"/>
          <w:lang w:val="en-GB"/>
        </w:rPr>
        <w:t>40 year old</w:t>
      </w:r>
      <w:proofErr w:type="gramEnd"/>
      <w:r>
        <w:rPr>
          <w:rFonts w:eastAsiaTheme="minorEastAsia"/>
          <w:i/>
          <w:iCs/>
          <w:color w:val="156082" w:themeColor="accent1"/>
          <w:lang w:val="en-GB"/>
        </w:rPr>
        <w:t xml:space="preserve"> zone (S40y).</w:t>
      </w:r>
    </w:p>
    <w:p w14:paraId="70F9ABB4" w14:textId="77777777" w:rsidR="002E7855" w:rsidRPr="002D69AD" w:rsidRDefault="002E7855" w:rsidP="002D69AD">
      <w:pPr>
        <w:rPr>
          <w:rFonts w:eastAsiaTheme="minorEastAsia"/>
          <w:lang w:val="en-GB"/>
        </w:rPr>
      </w:pPr>
    </w:p>
    <w:p w14:paraId="1CE5B7CF" w14:textId="5224DE74" w:rsidR="004250A2" w:rsidRPr="004250A2" w:rsidRDefault="00ED67D8" w:rsidP="004250A2">
      <w:pPr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 xml:space="preserve">These equations have to </w:t>
      </w:r>
      <w:r w:rsidR="002D7E52">
        <w:rPr>
          <w:rFonts w:eastAsiaTheme="minorEastAsia"/>
          <w:lang w:val="en-GB"/>
        </w:rPr>
        <w:t xml:space="preserve">be </w:t>
      </w:r>
      <w:r>
        <w:rPr>
          <w:rFonts w:eastAsiaTheme="minorEastAsia"/>
          <w:lang w:val="en-GB"/>
        </w:rPr>
        <w:t xml:space="preserve">solved iteratively, as the compaction module requires the layer thickness </w:t>
      </w:r>
      <w:proofErr w:type="gramStart"/>
      <w:r w:rsidRPr="00ED67D8">
        <w:rPr>
          <w:rFonts w:ascii="Cambria Math" w:eastAsiaTheme="minorEastAsia" w:hAnsi="Cambria Math"/>
          <w:i/>
          <w:iCs/>
          <w:lang w:val="en-GB"/>
        </w:rPr>
        <w:t>h</w:t>
      </w:r>
      <w:r w:rsidRPr="00ED67D8">
        <w:rPr>
          <w:rFonts w:ascii="Cambria Math" w:eastAsiaTheme="minorEastAsia" w:hAnsi="Cambria Math"/>
          <w:i/>
          <w:iCs/>
          <w:vertAlign w:val="subscript"/>
          <w:lang w:val="en-GB"/>
        </w:rPr>
        <w:t>i</w:t>
      </w:r>
      <w:r>
        <w:rPr>
          <w:rFonts w:ascii="Cambria Math" w:eastAsiaTheme="minorEastAsia" w:hAnsi="Cambria Math"/>
          <w:i/>
          <w:iCs/>
          <w:lang w:val="en-GB"/>
        </w:rPr>
        <w:t xml:space="preserve"> </w:t>
      </w:r>
      <w:r>
        <w:rPr>
          <w:rFonts w:eastAsiaTheme="minorEastAsia"/>
          <w:lang w:val="en-GB"/>
        </w:rPr>
        <w:t xml:space="preserve"> </w:t>
      </w:r>
      <w:r w:rsidR="002D7E52">
        <w:rPr>
          <w:rFonts w:eastAsiaTheme="minorEastAsia"/>
          <w:lang w:val="en-GB"/>
        </w:rPr>
        <w:t>to</w:t>
      </w:r>
      <w:proofErr w:type="gramEnd"/>
      <w:r w:rsidR="002D7E52">
        <w:rPr>
          <w:rFonts w:eastAsiaTheme="minorEastAsia"/>
          <w:lang w:val="en-GB"/>
        </w:rPr>
        <w:t xml:space="preserve"> calculate the buoyant weight </w:t>
      </w:r>
      <w:r>
        <w:rPr>
          <w:rFonts w:eastAsiaTheme="minorEastAsia"/>
          <w:lang w:val="en-GB"/>
        </w:rPr>
        <w:t xml:space="preserve">while also updating </w:t>
      </w:r>
      <w:r w:rsidRPr="00ED67D8">
        <w:rPr>
          <w:rFonts w:ascii="Cambria Math" w:eastAsiaTheme="minorEastAsia" w:hAnsi="Cambria Math"/>
          <w:i/>
          <w:iCs/>
          <w:lang w:val="en-GB"/>
        </w:rPr>
        <w:t>h</w:t>
      </w:r>
      <w:r w:rsidRPr="00ED67D8">
        <w:rPr>
          <w:rFonts w:ascii="Cambria Math" w:eastAsiaTheme="minorEastAsia" w:hAnsi="Cambria Math"/>
          <w:i/>
          <w:iCs/>
          <w:vertAlign w:val="subscript"/>
          <w:lang w:val="en-GB"/>
        </w:rPr>
        <w:t>i</w:t>
      </w:r>
      <w:r>
        <w:rPr>
          <w:rFonts w:eastAsiaTheme="minorEastAsia"/>
          <w:lang w:val="en-GB"/>
        </w:rPr>
        <w:t xml:space="preserve">. The default </w:t>
      </w:r>
      <w:r w:rsidR="002D7E52">
        <w:rPr>
          <w:rFonts w:eastAsiaTheme="minorEastAsia"/>
          <w:lang w:val="en-GB"/>
        </w:rPr>
        <w:t>is</w:t>
      </w:r>
      <w:r>
        <w:rPr>
          <w:rFonts w:eastAsiaTheme="minorEastAsia"/>
          <w:lang w:val="en-GB"/>
        </w:rPr>
        <w:t xml:space="preserve"> 5 iterations</w:t>
      </w:r>
      <w:r w:rsidR="00881AEE">
        <w:rPr>
          <w:rFonts w:eastAsiaTheme="minorEastAsia"/>
          <w:lang w:val="en-GB"/>
        </w:rPr>
        <w:t xml:space="preserve"> (convergence start from 3 iterations but it remains cheap computationally)</w:t>
      </w:r>
      <w:r>
        <w:rPr>
          <w:rFonts w:eastAsiaTheme="minorEastAsia"/>
          <w:lang w:val="en-GB"/>
        </w:rPr>
        <w:t>.</w:t>
      </w:r>
    </w:p>
    <w:p w14:paraId="5956EC13" w14:textId="77777777" w:rsidR="007C7685" w:rsidRDefault="00EB6828" w:rsidP="00EB6828">
      <w:pPr>
        <w:pStyle w:val="ListParagraph"/>
        <w:ind w:left="502"/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 xml:space="preserve"> </w:t>
      </w:r>
    </w:p>
    <w:p w14:paraId="7CEB9222" w14:textId="265141D6" w:rsidR="002E2E64" w:rsidRPr="007C7685" w:rsidRDefault="007C7685" w:rsidP="007C7685">
      <w:pPr>
        <w:rPr>
          <w:rFonts w:eastAsiaTheme="minorEastAsia"/>
          <w:lang w:val="en-GB"/>
        </w:rPr>
        <w:sectPr w:rsidR="002E2E64" w:rsidRPr="007C7685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7C7685">
        <w:rPr>
          <w:rFonts w:eastAsiaTheme="minorEastAsia"/>
          <w:lang w:val="en-GB"/>
        </w:rPr>
        <w:t>http://www.geotechdata.info/parameter/void-ratio</w:t>
      </w:r>
      <w:r w:rsidR="002E2E64" w:rsidRPr="007C7685">
        <w:rPr>
          <w:rFonts w:eastAsiaTheme="minorEastAsia"/>
          <w:lang w:val="en-GB"/>
        </w:rPr>
        <w:br/>
      </w:r>
    </w:p>
    <w:p w14:paraId="74520A46" w14:textId="0C8C0B0E" w:rsidR="002E2E64" w:rsidRDefault="002E2E64" w:rsidP="002E2E64">
      <w:pPr>
        <w:pStyle w:val="ListParagraph"/>
        <w:jc w:val="both"/>
        <w:rPr>
          <w:rFonts w:eastAsiaTheme="minorEastAsia"/>
          <w:lang w:val="en-GB"/>
        </w:rPr>
        <w:sectPr w:rsidR="002E2E64" w:rsidSect="002E2E64">
          <w:type w:val="continuous"/>
          <w:pgSz w:w="11906" w:h="16838"/>
          <w:pgMar w:top="1440" w:right="1440" w:bottom="1440" w:left="1440" w:header="708" w:footer="708" w:gutter="0"/>
          <w:cols w:num="2" w:space="709"/>
          <w:docGrid w:linePitch="360"/>
        </w:sectPr>
      </w:pPr>
    </w:p>
    <w:p w14:paraId="756BAAB1" w14:textId="77777777" w:rsidR="007E30AC" w:rsidRDefault="007E30AC" w:rsidP="007E30AC">
      <w:pPr>
        <w:pStyle w:val="Heading1"/>
      </w:pPr>
      <w:r>
        <w:t>Sedimentation</w:t>
      </w:r>
    </w:p>
    <w:p w14:paraId="46AFC590" w14:textId="77777777" w:rsidR="007E30AC" w:rsidRDefault="007E30AC" w:rsidP="007E30AC">
      <w:r>
        <w:t>MARSED (Temmerman et al. 2003,2004)</w:t>
      </w:r>
    </w:p>
    <w:p w14:paraId="53DC7B82" w14:textId="77777777" w:rsidR="007E30AC" w:rsidRDefault="007E30AC" w:rsidP="007E30AC"/>
    <w:p w14:paraId="77863B92" w14:textId="5AC7EA2C" w:rsidR="007E30AC" w:rsidRDefault="007E30AC" w:rsidP="007E30AC">
      <w:r>
        <w:t>For Kloosterzande – Baalhoek (2025 data)</w:t>
      </w:r>
    </w:p>
    <w:p w14:paraId="3499D863" w14:textId="11BB224B" w:rsidR="007E30AC" w:rsidRDefault="007E30AC" w:rsidP="007E30AC">
      <w:r>
        <w:t>MHW = 4.936 m TAW</w:t>
      </w:r>
    </w:p>
    <w:p w14:paraId="70E75F5F" w14:textId="78E87893" w:rsidR="007E30AC" w:rsidRDefault="007E30AC" w:rsidP="007E30AC">
      <w:r>
        <w:t>MHHW = 4.999 m TAW</w:t>
      </w:r>
    </w:p>
    <w:p w14:paraId="70C64A73" w14:textId="77777777" w:rsidR="001F5A70" w:rsidRDefault="001F5A70" w:rsidP="007E30AC"/>
    <w:p w14:paraId="70A12B78" w14:textId="195EDAF2" w:rsidR="00E31181" w:rsidRDefault="00E31181" w:rsidP="007E30AC">
      <w:r>
        <w:t>Average tide:</w:t>
      </w:r>
    </w:p>
    <w:p w14:paraId="343FA1D1" w14:textId="6E949DC1" w:rsidR="00E31181" w:rsidRDefault="008B7F6A" w:rsidP="007E30AC">
      <w:r w:rsidRPr="008B7F6A">
        <w:rPr>
          <w:noProof/>
        </w:rPr>
        <w:drawing>
          <wp:inline distT="0" distB="0" distL="0" distR="0" wp14:anchorId="5674DCE3" wp14:editId="5C4AE055">
            <wp:extent cx="3670300" cy="2743200"/>
            <wp:effectExtent l="0" t="0" r="0" b="0"/>
            <wp:docPr id="651475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4756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703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2B174" w14:textId="508F6C38" w:rsidR="00EC1D51" w:rsidRDefault="00EC1D51" w:rsidP="007E30AC">
      <w:r>
        <w:lastRenderedPageBreak/>
        <w:t>Distribution of high water events</w:t>
      </w:r>
      <w:r w:rsidR="008725DF">
        <w:t xml:space="preserve"> (calculated at Kloosterzande based on the data of 2025)</w:t>
      </w:r>
      <w:r>
        <w:t>:</w:t>
      </w:r>
    </w:p>
    <w:p w14:paraId="41ED9D4E" w14:textId="18CC25D3" w:rsidR="00EC1D51" w:rsidRDefault="00EC1D51" w:rsidP="007E30AC">
      <w:r w:rsidRPr="00EC1D51">
        <w:rPr>
          <w:noProof/>
        </w:rPr>
        <w:drawing>
          <wp:inline distT="0" distB="0" distL="0" distR="0" wp14:anchorId="6AD3DBB4" wp14:editId="0B278FF2">
            <wp:extent cx="5731510" cy="4476750"/>
            <wp:effectExtent l="0" t="0" r="0" b="6350"/>
            <wp:docPr id="1845539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5395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256C7" w14:textId="77777777" w:rsidR="00EC1D51" w:rsidRDefault="00EC1D51" w:rsidP="007E30AC"/>
    <w:p w14:paraId="2392883F" w14:textId="77777777" w:rsidR="00C73E16" w:rsidRDefault="00F6172F" w:rsidP="007E30AC">
      <w:r w:rsidRPr="00F6172F">
        <w:rPr>
          <w:noProof/>
        </w:rPr>
        <w:lastRenderedPageBreak/>
        <w:drawing>
          <wp:inline distT="0" distB="0" distL="0" distR="0" wp14:anchorId="404F2908" wp14:editId="58143B59">
            <wp:extent cx="5731510" cy="4315460"/>
            <wp:effectExtent l="0" t="0" r="0" b="2540"/>
            <wp:docPr id="23988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882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A2A0E" w14:textId="77777777" w:rsidR="004A3671" w:rsidRDefault="00C73E16" w:rsidP="007E30AC">
      <w:r w:rsidRPr="00C73E16">
        <w:rPr>
          <w:noProof/>
        </w:rPr>
        <w:drawing>
          <wp:inline distT="0" distB="0" distL="0" distR="0" wp14:anchorId="3074ED13" wp14:editId="64AECA23">
            <wp:extent cx="5731510" cy="4288790"/>
            <wp:effectExtent l="0" t="0" r="0" b="3810"/>
            <wp:docPr id="1239387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3879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E1A5D" w14:textId="023A6735" w:rsidR="007A157C" w:rsidRDefault="004A3671" w:rsidP="007E30AC">
      <w:r w:rsidRPr="004A3671">
        <w:rPr>
          <w:noProof/>
        </w:rPr>
        <w:lastRenderedPageBreak/>
        <w:drawing>
          <wp:inline distT="0" distB="0" distL="0" distR="0" wp14:anchorId="159617AD" wp14:editId="27CBBB76">
            <wp:extent cx="5731510" cy="4034155"/>
            <wp:effectExtent l="0" t="0" r="0" b="4445"/>
            <wp:docPr id="1377725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7257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157C" w:rsidRPr="002E2E64">
        <w:br w:type="page"/>
      </w:r>
    </w:p>
    <w:p w14:paraId="286930F0" w14:textId="77777777" w:rsidR="001F5A70" w:rsidRPr="002E2E64" w:rsidRDefault="001F5A70" w:rsidP="007E30AC"/>
    <w:p w14:paraId="5AAD39F3" w14:textId="77777777" w:rsidR="007A157C" w:rsidRPr="007E30AC" w:rsidRDefault="007A157C" w:rsidP="007A157C">
      <w:pPr>
        <w:rPr>
          <w:rFonts w:eastAsiaTheme="minorEastAsia"/>
          <w:lang w:val="en-US"/>
        </w:rPr>
      </w:pPr>
    </w:p>
    <w:sdt>
      <w:sdtPr>
        <w:rPr>
          <w:rFonts w:ascii="Cambria Math" w:hAnsi="Cambria Math"/>
          <w:i/>
          <w:lang w:val="en-GB"/>
        </w:rPr>
        <w:alias w:val="SmartCite Bibliography"/>
        <w:tag w:val="Natural Hazards and Earth System Sciences+{&quot;language&quot;:&quot;en-US&quot;,&quot;isSectionsModeOn&quot;:false}"/>
        <w:id w:val="-568498551"/>
        <w:placeholder>
          <w:docPart w:val="DefaultPlaceholder_-1854013440"/>
        </w:placeholder>
      </w:sdtPr>
      <w:sdtContent>
        <w:p w14:paraId="482C091F" w14:textId="77777777" w:rsidR="00884E5E" w:rsidRPr="00884E5E" w:rsidRDefault="00884E5E">
          <w:pPr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</w:p>
        <w:p w14:paraId="5C66B723" w14:textId="77777777" w:rsidR="00884E5E" w:rsidRPr="00884E5E" w:rsidRDefault="00884E5E">
          <w:pPr>
            <w:pStyle w:val="Bibliography2"/>
          </w:pPr>
          <w:r w:rsidRPr="00884E5E">
            <w:t xml:space="preserve">Bruns, N. E., Noyce, G. L., and Kirwan, M. L.: The role of geomorphology in mediating biomass allocation impacts on salt-marsh resilience and carbon accumulation, Estuar., Coast. Shelf Sci., 327, 109549, </w:t>
          </w:r>
          <w:hyperlink r:id="rId20" w:history="1">
            <w:r w:rsidRPr="00884E5E">
              <w:rPr>
                <w:rStyle w:val="Hyperlink"/>
              </w:rPr>
              <w:t>https://doi.org/10.1016/j.ecss.2025.109549</w:t>
            </w:r>
          </w:hyperlink>
          <w:r w:rsidRPr="00884E5E">
            <w:t>, 2025.</w:t>
          </w:r>
        </w:p>
        <w:p w14:paraId="6B8CA17D" w14:textId="77777777" w:rsidR="00884E5E" w:rsidRPr="00884E5E" w:rsidRDefault="00884E5E">
          <w:pPr>
            <w:pStyle w:val="Bibliography2"/>
          </w:pPr>
          <w:r w:rsidRPr="00884E5E">
            <w:t xml:space="preserve">Kirwan, M. L. and Mudd, S. M.: Response of salt-marsh carbon accumulation to climate change, Nature, 489, 550–553, </w:t>
          </w:r>
          <w:hyperlink r:id="rId21" w:history="1">
            <w:r w:rsidRPr="00884E5E">
              <w:rPr>
                <w:rStyle w:val="Hyperlink"/>
              </w:rPr>
              <w:t>https://doi.org/10.1038/nature11440</w:t>
            </w:r>
          </w:hyperlink>
          <w:r w:rsidRPr="00884E5E">
            <w:t>, 2012.</w:t>
          </w:r>
        </w:p>
        <w:p w14:paraId="0D1C2835" w14:textId="77777777" w:rsidR="00884E5E" w:rsidRPr="00884E5E" w:rsidRDefault="00884E5E">
          <w:pPr>
            <w:pStyle w:val="Bibliography2"/>
          </w:pPr>
          <w:r w:rsidRPr="00884E5E">
            <w:t xml:space="preserve">Mudd, S. M., Howell, S. M., and Morris, J. T.: Impact of dynamic feedbacks between sedimentation, sea-level rise, and biomass production on near-surface marsh stratigraphy and carbon accumulation, Estuar., Coast. Shelf Sci., 82, 377–389, </w:t>
          </w:r>
          <w:hyperlink r:id="rId22" w:history="1">
            <w:r w:rsidRPr="00884E5E">
              <w:rPr>
                <w:rStyle w:val="Hyperlink"/>
              </w:rPr>
              <w:t>https://doi.org/10.1016/j.ecss.2009.01.028</w:t>
            </w:r>
          </w:hyperlink>
          <w:r w:rsidRPr="00884E5E">
            <w:t>, 2009.</w:t>
          </w:r>
        </w:p>
        <w:p w14:paraId="0C3F2D08" w14:textId="77777777" w:rsidR="00884E5E" w:rsidRPr="00884E5E" w:rsidRDefault="00884E5E">
          <w:pPr>
            <w:pStyle w:val="Bibliography2"/>
          </w:pPr>
          <w:r w:rsidRPr="00884E5E">
            <w:t xml:space="preserve">Ouyang, X. and Lee, S. Y.: Improved estimates on global carbon stock and carbon pools in tidal wetlands, Nat. Commun., 11, 317, </w:t>
          </w:r>
          <w:hyperlink r:id="rId23" w:history="1">
            <w:r w:rsidRPr="00884E5E">
              <w:rPr>
                <w:rStyle w:val="Hyperlink"/>
              </w:rPr>
              <w:t>https://doi.org/10.1038/s41467-019-14120-2</w:t>
            </w:r>
          </w:hyperlink>
          <w:r w:rsidRPr="00884E5E">
            <w:t>, 2020.</w:t>
          </w:r>
        </w:p>
        <w:p w14:paraId="6EAF5316" w14:textId="77777777" w:rsidR="00884E5E" w:rsidRPr="00884E5E" w:rsidRDefault="00884E5E">
          <w:pPr>
            <w:pStyle w:val="Bibliography2"/>
          </w:pPr>
          <w:r w:rsidRPr="00884E5E">
            <w:t xml:space="preserve">Polito, C. P.: Correlations for Estimating Coefficients for the Prediction of Maximum and Minimum Index Void Ratios for Mixtures of Sand and Non-Plastic Silt, Geotechnics, 3, 1033–1046, </w:t>
          </w:r>
          <w:hyperlink r:id="rId24" w:history="1">
            <w:r w:rsidRPr="00884E5E">
              <w:rPr>
                <w:rStyle w:val="Hyperlink"/>
              </w:rPr>
              <w:t>https://doi.org/10.3390/geotechnics3040056</w:t>
            </w:r>
          </w:hyperlink>
          <w:r w:rsidRPr="00884E5E">
            <w:t>, 2023.</w:t>
          </w:r>
        </w:p>
        <w:p w14:paraId="57136242" w14:textId="77777777" w:rsidR="00884E5E" w:rsidRPr="00884E5E" w:rsidRDefault="00884E5E">
          <w:pPr>
            <w:pStyle w:val="Bibliography2"/>
          </w:pPr>
          <w:r w:rsidRPr="00884E5E">
            <w:t xml:space="preserve">Robinson, D. A., Thomas, A., Reinsch, S., Lebron, I., Feeney, C. J., Maskell, L. C., Wood, C. M., Seaton, F. M., Emmett, B. A., and Cosby, B. J.: Analytical modelling of soil porosity and bulk density across the soil organic matter and land-use continuum, Sci. Rep., 12, 7085, </w:t>
          </w:r>
          <w:hyperlink r:id="rId25" w:history="1">
            <w:r w:rsidRPr="00884E5E">
              <w:rPr>
                <w:rStyle w:val="Hyperlink"/>
              </w:rPr>
              <w:t>https://doi.org/10.1038/s41598-022-11099-7</w:t>
            </w:r>
          </w:hyperlink>
          <w:r w:rsidRPr="00884E5E">
            <w:t>, 2022.</w:t>
          </w:r>
        </w:p>
        <w:p w14:paraId="1DAD7424" w14:textId="77777777" w:rsidR="00884E5E" w:rsidRPr="00884E5E" w:rsidRDefault="00884E5E">
          <w:pPr>
            <w:pStyle w:val="Bibliography2"/>
          </w:pPr>
          <w:r w:rsidRPr="00884E5E">
            <w:t xml:space="preserve">Suravi, K. N., Attenborough, K., Taherzadeh, S., Macdonald, A. J., Powlson, D. S., Ashton, R. W., and Whalley, W. R.: The effect of organic carbon content on soil compression characteristics, Soil Tillage Res., 209, 104975, </w:t>
          </w:r>
          <w:hyperlink r:id="rId26" w:history="1">
            <w:r w:rsidRPr="00884E5E">
              <w:rPr>
                <w:rStyle w:val="Hyperlink"/>
              </w:rPr>
              <w:t>https://doi.org/10.1016/j.still.2021.104975</w:t>
            </w:r>
          </w:hyperlink>
          <w:r w:rsidRPr="00884E5E">
            <w:t>, 2021.</w:t>
          </w:r>
        </w:p>
        <w:p w14:paraId="6B314EC5" w14:textId="224D4DB7" w:rsidR="008F7A33" w:rsidRPr="00342D67" w:rsidRDefault="00884E5E">
          <w:pPr>
            <w:rPr>
              <w:rFonts w:ascii="Cambria Math" w:hAnsi="Cambria Math"/>
              <w:lang w:val="en-GB"/>
              <w:oMath/>
            </w:rPr>
          </w:pPr>
          <w:r w:rsidRPr="00884E5E">
            <w:rPr>
              <w:rFonts w:ascii="Times New Roman" w:eastAsia="Times New Roman" w:hAnsi="Times New Roman" w:cs="Times New Roman"/>
            </w:rPr>
            <w:t> </w:t>
          </w:r>
        </w:p>
      </w:sdtContent>
    </w:sdt>
    <w:p w14:paraId="5A54462B" w14:textId="78BFA531" w:rsidR="007D020E" w:rsidRPr="002E2E64" w:rsidRDefault="008F7A33">
      <w:pPr>
        <w:rPr>
          <w:rFonts w:ascii="Cambria Math" w:eastAsia="Times New Roman" w:hAnsi="Cambria Math"/>
          <w:lang w:val="en-GB"/>
        </w:rPr>
      </w:pPr>
      <m:oMathPara>
        <m:oMath>
          <m:r>
            <w:rPr>
              <w:rFonts w:ascii="Cambria Math" w:hAnsi="Cambria Math"/>
              <w:lang w:val="en-GB"/>
            </w:rPr>
            <m:t xml:space="preserve"> </m:t>
          </m:r>
        </m:oMath>
      </m:oMathPara>
    </w:p>
    <w:sectPr w:rsidR="007D020E" w:rsidRPr="002E2E64" w:rsidSect="002E2E64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7DC61" w14:textId="77777777" w:rsidR="007F2B9D" w:rsidRDefault="007F2B9D" w:rsidP="004502F5">
      <w:r>
        <w:separator/>
      </w:r>
    </w:p>
  </w:endnote>
  <w:endnote w:type="continuationSeparator" w:id="0">
    <w:p w14:paraId="4634B1A6" w14:textId="77777777" w:rsidR="007F2B9D" w:rsidRDefault="007F2B9D" w:rsidP="004502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1CAA8" w14:textId="77777777" w:rsidR="007F2B9D" w:rsidRDefault="007F2B9D" w:rsidP="004502F5">
      <w:r>
        <w:separator/>
      </w:r>
    </w:p>
  </w:footnote>
  <w:footnote w:type="continuationSeparator" w:id="0">
    <w:p w14:paraId="0C749E26" w14:textId="77777777" w:rsidR="007F2B9D" w:rsidRDefault="007F2B9D" w:rsidP="004502F5">
      <w:r>
        <w:continuationSeparator/>
      </w:r>
    </w:p>
  </w:footnote>
  <w:footnote w:id="1">
    <w:p w14:paraId="14CC1840" w14:textId="06236B65" w:rsidR="004502F5" w:rsidRPr="004502F5" w:rsidRDefault="004502F5" w:rsidP="004502F5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 w:rsidRPr="004502F5">
        <w:rPr>
          <w:lang w:val="en-US"/>
        </w:rPr>
        <w:t>LOI – C</w:t>
      </w:r>
      <w:r w:rsidR="002E2E64">
        <w:rPr>
          <w:lang w:val="en-US"/>
        </w:rPr>
        <w:t xml:space="preserve"> </w:t>
      </w:r>
      <w:r w:rsidRPr="004502F5">
        <w:rPr>
          <w:lang w:val="en-US"/>
        </w:rPr>
        <w:t>conversion factor will be updated based on LOI measurement</w:t>
      </w:r>
      <w:r>
        <w:rPr>
          <w:lang w:val="en-US"/>
        </w:rPr>
        <w:t>s for samples from which C [%] have been measured.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70AE6"/>
    <w:multiLevelType w:val="hybridMultilevel"/>
    <w:tmpl w:val="E2DA48DC"/>
    <w:lvl w:ilvl="0" w:tplc="F50EC450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82" w:hanging="360"/>
      </w:pPr>
    </w:lvl>
    <w:lvl w:ilvl="2" w:tplc="0809001B" w:tentative="1">
      <w:start w:val="1"/>
      <w:numFmt w:val="lowerRoman"/>
      <w:lvlText w:val="%3."/>
      <w:lvlJc w:val="right"/>
      <w:pPr>
        <w:ind w:left="2302" w:hanging="180"/>
      </w:pPr>
    </w:lvl>
    <w:lvl w:ilvl="3" w:tplc="0809000F" w:tentative="1">
      <w:start w:val="1"/>
      <w:numFmt w:val="decimal"/>
      <w:lvlText w:val="%4."/>
      <w:lvlJc w:val="left"/>
      <w:pPr>
        <w:ind w:left="3022" w:hanging="360"/>
      </w:pPr>
    </w:lvl>
    <w:lvl w:ilvl="4" w:tplc="08090019" w:tentative="1">
      <w:start w:val="1"/>
      <w:numFmt w:val="lowerLetter"/>
      <w:lvlText w:val="%5."/>
      <w:lvlJc w:val="left"/>
      <w:pPr>
        <w:ind w:left="3742" w:hanging="360"/>
      </w:pPr>
    </w:lvl>
    <w:lvl w:ilvl="5" w:tplc="0809001B" w:tentative="1">
      <w:start w:val="1"/>
      <w:numFmt w:val="lowerRoman"/>
      <w:lvlText w:val="%6."/>
      <w:lvlJc w:val="right"/>
      <w:pPr>
        <w:ind w:left="4462" w:hanging="180"/>
      </w:pPr>
    </w:lvl>
    <w:lvl w:ilvl="6" w:tplc="0809000F" w:tentative="1">
      <w:start w:val="1"/>
      <w:numFmt w:val="decimal"/>
      <w:lvlText w:val="%7."/>
      <w:lvlJc w:val="left"/>
      <w:pPr>
        <w:ind w:left="5182" w:hanging="360"/>
      </w:pPr>
    </w:lvl>
    <w:lvl w:ilvl="7" w:tplc="08090019" w:tentative="1">
      <w:start w:val="1"/>
      <w:numFmt w:val="lowerLetter"/>
      <w:lvlText w:val="%8."/>
      <w:lvlJc w:val="left"/>
      <w:pPr>
        <w:ind w:left="5902" w:hanging="360"/>
      </w:pPr>
    </w:lvl>
    <w:lvl w:ilvl="8" w:tplc="08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" w15:restartNumberingAfterBreak="0">
    <w:nsid w:val="2AC879B8"/>
    <w:multiLevelType w:val="hybridMultilevel"/>
    <w:tmpl w:val="80ACC6C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2B2B33"/>
    <w:multiLevelType w:val="hybridMultilevel"/>
    <w:tmpl w:val="611E430C"/>
    <w:lvl w:ilvl="0" w:tplc="2B3AA95A">
      <w:start w:val="1"/>
      <w:numFmt w:val="bullet"/>
      <w:lvlText w:val="-"/>
      <w:lvlJc w:val="left"/>
      <w:pPr>
        <w:ind w:left="502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E657DD"/>
    <w:multiLevelType w:val="hybridMultilevel"/>
    <w:tmpl w:val="6568B9FC"/>
    <w:lvl w:ilvl="0" w:tplc="787CC836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DC6317"/>
    <w:multiLevelType w:val="hybridMultilevel"/>
    <w:tmpl w:val="1660E798"/>
    <w:lvl w:ilvl="0" w:tplc="CA1AD168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0816822">
    <w:abstractNumId w:val="1"/>
  </w:num>
  <w:num w:numId="2" w16cid:durableId="1169833917">
    <w:abstractNumId w:val="4"/>
  </w:num>
  <w:num w:numId="3" w16cid:durableId="459883477">
    <w:abstractNumId w:val="2"/>
  </w:num>
  <w:num w:numId="4" w16cid:durableId="1944606348">
    <w:abstractNumId w:val="3"/>
  </w:num>
  <w:num w:numId="5" w16cid:durableId="20160321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Ignace Pelckmans">
    <w15:presenceInfo w15:providerId="AD" w15:userId="S::IPelckmans@ad.ua.ac.be::835fee38-85db-4928-bee2-53ed2dd6856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886"/>
    <w:rsid w:val="000C4AEB"/>
    <w:rsid w:val="000E1C90"/>
    <w:rsid w:val="00103265"/>
    <w:rsid w:val="00112111"/>
    <w:rsid w:val="001353C2"/>
    <w:rsid w:val="0014184D"/>
    <w:rsid w:val="001D5978"/>
    <w:rsid w:val="001F5A70"/>
    <w:rsid w:val="00225CB8"/>
    <w:rsid w:val="0024497A"/>
    <w:rsid w:val="002D69AD"/>
    <w:rsid w:val="002D7E52"/>
    <w:rsid w:val="002E2E64"/>
    <w:rsid w:val="002E3BB0"/>
    <w:rsid w:val="002E7855"/>
    <w:rsid w:val="00314577"/>
    <w:rsid w:val="00321356"/>
    <w:rsid w:val="00342D67"/>
    <w:rsid w:val="003B6886"/>
    <w:rsid w:val="003C74E6"/>
    <w:rsid w:val="003D1ACD"/>
    <w:rsid w:val="004250A2"/>
    <w:rsid w:val="00430805"/>
    <w:rsid w:val="00431227"/>
    <w:rsid w:val="004502F5"/>
    <w:rsid w:val="004A3671"/>
    <w:rsid w:val="004B5C63"/>
    <w:rsid w:val="004C69E1"/>
    <w:rsid w:val="00536AC6"/>
    <w:rsid w:val="005D2050"/>
    <w:rsid w:val="005D249F"/>
    <w:rsid w:val="00680633"/>
    <w:rsid w:val="006F32AD"/>
    <w:rsid w:val="007A157C"/>
    <w:rsid w:val="007C7685"/>
    <w:rsid w:val="007D020E"/>
    <w:rsid w:val="007E30AC"/>
    <w:rsid w:val="007E6EFE"/>
    <w:rsid w:val="007F2B9D"/>
    <w:rsid w:val="00867B24"/>
    <w:rsid w:val="008725DF"/>
    <w:rsid w:val="00881AEE"/>
    <w:rsid w:val="00884E5E"/>
    <w:rsid w:val="008B7F6A"/>
    <w:rsid w:val="008D289B"/>
    <w:rsid w:val="008D66EC"/>
    <w:rsid w:val="008F7A33"/>
    <w:rsid w:val="00915612"/>
    <w:rsid w:val="00A11346"/>
    <w:rsid w:val="00A136C9"/>
    <w:rsid w:val="00B17AF5"/>
    <w:rsid w:val="00B52014"/>
    <w:rsid w:val="00B746D3"/>
    <w:rsid w:val="00BE47F8"/>
    <w:rsid w:val="00C73E16"/>
    <w:rsid w:val="00C758FE"/>
    <w:rsid w:val="00D208F5"/>
    <w:rsid w:val="00D41EA3"/>
    <w:rsid w:val="00D765E3"/>
    <w:rsid w:val="00D92EE6"/>
    <w:rsid w:val="00DF6312"/>
    <w:rsid w:val="00E14BEE"/>
    <w:rsid w:val="00E31181"/>
    <w:rsid w:val="00E77B87"/>
    <w:rsid w:val="00EB6828"/>
    <w:rsid w:val="00EC1D51"/>
    <w:rsid w:val="00ED67D8"/>
    <w:rsid w:val="00F21B25"/>
    <w:rsid w:val="00F34255"/>
    <w:rsid w:val="00F4396E"/>
    <w:rsid w:val="00F6172F"/>
    <w:rsid w:val="00F65F6B"/>
    <w:rsid w:val="00FA2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9122C2"/>
  <w15:chartTrackingRefBased/>
  <w15:docId w15:val="{E8EB8022-242D-2F4C-9380-3288DE4DA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57C"/>
    <w:pPr>
      <w:keepNext/>
      <w:keepLines/>
      <w:numPr>
        <w:numId w:val="4"/>
      </w:numPr>
      <w:spacing w:before="360" w:after="80"/>
      <w:outlineLvl w:val="0"/>
    </w:pPr>
    <w:rPr>
      <w:rFonts w:asciiTheme="majorHAnsi" w:eastAsiaTheme="minorEastAsia" w:hAnsiTheme="majorHAnsi" w:cstheme="majorBidi"/>
      <w:color w:val="0F4761" w:themeColor="accent1" w:themeShade="BF"/>
      <w:sz w:val="28"/>
      <w:szCs w:val="28"/>
      <w:lang w:val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8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8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8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8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8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8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57C"/>
    <w:rPr>
      <w:rFonts w:asciiTheme="majorHAnsi" w:eastAsiaTheme="minorEastAsia" w:hAnsiTheme="majorHAnsi" w:cstheme="majorBidi"/>
      <w:color w:val="0F4761" w:themeColor="accent1" w:themeShade="BF"/>
      <w:sz w:val="28"/>
      <w:szCs w:val="28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8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8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8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8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8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88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8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8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8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8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886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B6886"/>
    <w:rPr>
      <w:color w:val="666666"/>
    </w:rPr>
  </w:style>
  <w:style w:type="paragraph" w:customStyle="1" w:styleId="Bibliography1">
    <w:name w:val="Bibliography1"/>
    <w:basedOn w:val="Normal"/>
    <w:rsid w:val="008F7A33"/>
    <w:pPr>
      <w:spacing w:before="100" w:beforeAutospacing="1" w:after="100" w:afterAutospacing="1"/>
    </w:pPr>
    <w:rPr>
      <w:rFonts w:ascii="Times New Roman" w:eastAsiaTheme="minorEastAsia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8F7A33"/>
    <w:rPr>
      <w:color w:val="0000F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502F5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502F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502F5"/>
    <w:rPr>
      <w:vertAlign w:val="superscript"/>
    </w:rPr>
  </w:style>
  <w:style w:type="paragraph" w:customStyle="1" w:styleId="Bibliography2">
    <w:name w:val="Bibliography2"/>
    <w:basedOn w:val="Normal"/>
    <w:rsid w:val="00D765E3"/>
    <w:pPr>
      <w:spacing w:before="100" w:beforeAutospacing="1" w:after="100" w:afterAutospacing="1"/>
    </w:pPr>
    <w:rPr>
      <w:rFonts w:ascii="Times New Roman" w:eastAsiaTheme="minorEastAsia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doi.org/10.1016/j.still.2021.104975" TargetMode="External"/><Relationship Id="rId3" Type="http://schemas.openxmlformats.org/officeDocument/2006/relationships/styles" Target="styles.xml"/><Relationship Id="rId21" Type="http://schemas.openxmlformats.org/officeDocument/2006/relationships/hyperlink" Target="https://doi.org/10.1038/nature11440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doi.org/10.1038/s41598-022-11099-7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doi.org/10.1016/j.ecss.2025.109549" TargetMode="External"/><Relationship Id="rId29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doi.org/10.3390/geotechnics3040056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doi.org/10.1038/s41467-019-14120-2" TargetMode="External"/><Relationship Id="rId28" Type="http://schemas.microsoft.com/office/2011/relationships/people" Target="peop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doi.org/10.1016/j.ecss.2009.01.028" TargetMode="External"/><Relationship Id="rId27" Type="http://schemas.openxmlformats.org/officeDocument/2006/relationships/fontTable" Target="fontTable.xml"/><Relationship Id="rId30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0337EC-4DC7-5440-A2CB-5B99C24B4799}"/>
      </w:docPartPr>
      <w:docPartBody>
        <w:p w:rsidR="00FC40F5" w:rsidRDefault="00E74108">
          <w:r w:rsidRPr="0004086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D87CD80D934B24D81F18C29B10321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6C6AE4-D98A-0E4F-9961-D3AE71698BFA}"/>
      </w:docPartPr>
      <w:docPartBody>
        <w:p w:rsidR="00FC40F5" w:rsidRDefault="00E74108" w:rsidP="00E74108">
          <w:pPr>
            <w:pStyle w:val="4D87CD80D934B24D81F18C29B103214A"/>
          </w:pPr>
          <w:r w:rsidRPr="0004086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87BA4FA65D9E24691DDE89AFD7EEC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5E1058-7B68-F343-8BA5-6CB05EA6F64B}"/>
      </w:docPartPr>
      <w:docPartBody>
        <w:p w:rsidR="00B93A34" w:rsidRDefault="00FC40F5" w:rsidP="00FC40F5">
          <w:pPr>
            <w:pStyle w:val="287BA4FA65D9E24691DDE89AFD7EECF8"/>
          </w:pPr>
          <w:r w:rsidRPr="0004086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108"/>
    <w:rsid w:val="00103265"/>
    <w:rsid w:val="0024497A"/>
    <w:rsid w:val="002C1836"/>
    <w:rsid w:val="00365EA6"/>
    <w:rsid w:val="008D289B"/>
    <w:rsid w:val="009C7DA0"/>
    <w:rsid w:val="00B17AF5"/>
    <w:rsid w:val="00B93A34"/>
    <w:rsid w:val="00CA3F15"/>
    <w:rsid w:val="00DF6312"/>
    <w:rsid w:val="00E74108"/>
    <w:rsid w:val="00F4396E"/>
    <w:rsid w:val="00F65373"/>
    <w:rsid w:val="00FC4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BE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C40F5"/>
    <w:rPr>
      <w:color w:val="666666"/>
    </w:rPr>
  </w:style>
  <w:style w:type="paragraph" w:customStyle="1" w:styleId="4D87CD80D934B24D81F18C29B103214A">
    <w:name w:val="4D87CD80D934B24D81F18C29B103214A"/>
    <w:rsid w:val="00E74108"/>
  </w:style>
  <w:style w:type="paragraph" w:customStyle="1" w:styleId="287BA4FA65D9E24691DDE89AFD7EECF8">
    <w:name w:val="287BA4FA65D9E24691DDE89AFD7EECF8"/>
    <w:rsid w:val="00FC40F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2F2D87F-2623-6340-94C3-26C3BB03CF39}">
  <we:reference id="wa104380917" version="1.0.1.0" store="en-GB" storeType="OMEX"/>
  <we:alternateReferences>
    <we:reference id="wa104380917" version="1.0.1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A64468F-21C4-D949-AD49-E5F0FEBB03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2557</TotalTime>
  <Pages>11</Pages>
  <Words>1475</Words>
  <Characters>8411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Ignace Pelckmans</dc:creator>
  <cp:keywords/>
  <dc:description/>
  <cp:lastModifiedBy>Ignace Pelckmans</cp:lastModifiedBy>
  <cp:revision>16</cp:revision>
  <dcterms:created xsi:type="dcterms:W3CDTF">2026-02-20T09:36:00Z</dcterms:created>
  <dcterms:modified xsi:type="dcterms:W3CDTF">2026-04-23T11:37:00Z</dcterms:modified>
</cp:coreProperties>
</file>